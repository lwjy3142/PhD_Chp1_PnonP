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5CA28" w14:textId="0A13E8CE" w:rsidR="000A62B5" w:rsidRPr="00E27D6C" w:rsidRDefault="000A62B5" w:rsidP="00E27D6C">
      <w:pPr>
        <w:spacing w:line="360" w:lineRule="auto"/>
        <w:rPr>
          <w:rFonts w:ascii="Times New Roman" w:hAnsi="Times New Roman" w:cs="Times New Roman"/>
          <w:rPrChange w:id="0" w:author="Wangjingyi Liao" w:date="2025-06-03T21:53:00Z" w16du:dateUtc="2025-06-03T20:53:00Z">
            <w:rPr/>
          </w:rPrChange>
        </w:rPr>
        <w:pPrChange w:id="1" w:author="Wangjingyi Liao" w:date="2025-06-03T21:53:00Z" w16du:dateUtc="2025-06-03T20:53:00Z">
          <w:pPr/>
        </w:pPrChange>
      </w:pPr>
    </w:p>
    <w:p w14:paraId="68AF8E48" w14:textId="640447A4" w:rsidR="000A62B5" w:rsidRPr="00E27D6C" w:rsidRDefault="000A62B5" w:rsidP="00E27D6C">
      <w:pPr>
        <w:pStyle w:val="Title"/>
        <w:spacing w:line="360" w:lineRule="auto"/>
        <w:rPr>
          <w:rFonts w:ascii="Times New Roman" w:hAnsi="Times New Roman" w:cs="Times New Roman"/>
          <w:sz w:val="24"/>
          <w:szCs w:val="24"/>
          <w:rPrChange w:id="2" w:author="Wangjingyi Liao" w:date="2025-06-03T21:53:00Z" w16du:dateUtc="2025-06-03T20:53:00Z">
            <w:rPr/>
          </w:rPrChange>
        </w:rPr>
        <w:pPrChange w:id="3" w:author="Wangjingyi Liao" w:date="2025-06-03T21:53:00Z" w16du:dateUtc="2025-06-03T20:53:00Z">
          <w:pPr>
            <w:pStyle w:val="Title"/>
          </w:pPr>
        </w:pPrChange>
      </w:pPr>
      <w:bookmarkStart w:id="4" w:name="OLE_LINK1"/>
      <w:r w:rsidRPr="00E27D6C">
        <w:rPr>
          <w:rFonts w:ascii="Times New Roman" w:hAnsi="Times New Roman" w:cs="Times New Roman"/>
          <w:sz w:val="24"/>
          <w:szCs w:val="24"/>
          <w:rPrChange w:id="5" w:author="Wangjingyi Liao" w:date="2025-06-03T21:53:00Z" w16du:dateUtc="2025-06-03T20:53:00Z">
            <w:rPr/>
          </w:rPrChange>
        </w:rPr>
        <w:t xml:space="preserve">Isolating transdiagnostic effects reveals </w:t>
      </w:r>
      <w:r w:rsidR="00282104" w:rsidRPr="00E27D6C">
        <w:rPr>
          <w:rFonts w:ascii="Times New Roman" w:hAnsi="Times New Roman" w:cs="Times New Roman"/>
          <w:sz w:val="24"/>
          <w:szCs w:val="24"/>
          <w:rPrChange w:id="6" w:author="Wangjingyi Liao" w:date="2025-06-03T21:53:00Z" w16du:dateUtc="2025-06-03T20:53:00Z">
            <w:rPr/>
          </w:rPrChange>
        </w:rPr>
        <w:t>specific genetic profiles</w:t>
      </w:r>
      <w:r w:rsidRPr="00E27D6C">
        <w:rPr>
          <w:rFonts w:ascii="Times New Roman" w:hAnsi="Times New Roman" w:cs="Times New Roman"/>
          <w:sz w:val="24"/>
          <w:szCs w:val="24"/>
          <w:rPrChange w:id="7" w:author="Wangjingyi Liao" w:date="2025-06-03T21:53:00Z" w16du:dateUtc="2025-06-03T20:53:00Z">
            <w:rPr/>
          </w:rPrChange>
        </w:rPr>
        <w:t xml:space="preserve"> in psychiatric disorders.</w:t>
      </w:r>
    </w:p>
    <w:bookmarkEnd w:id="4"/>
    <w:p w14:paraId="1CCB978C" w14:textId="77777777" w:rsidR="005B33FF" w:rsidRPr="00E27D6C" w:rsidRDefault="005B33FF" w:rsidP="00E27D6C">
      <w:pPr>
        <w:pStyle w:val="Title"/>
        <w:spacing w:line="360" w:lineRule="auto"/>
        <w:rPr>
          <w:rFonts w:ascii="Times New Roman" w:hAnsi="Times New Roman" w:cs="Times New Roman"/>
          <w:sz w:val="24"/>
          <w:szCs w:val="24"/>
          <w:rPrChange w:id="8" w:author="Wangjingyi Liao" w:date="2025-06-03T21:53:00Z" w16du:dateUtc="2025-06-03T20:53:00Z">
            <w:rPr>
              <w:rFonts w:cstheme="minorHAnsi"/>
            </w:rPr>
          </w:rPrChange>
        </w:rPr>
        <w:pPrChange w:id="9" w:author="Wangjingyi Liao" w:date="2025-06-03T21:53:00Z" w16du:dateUtc="2025-06-03T20:53:00Z">
          <w:pPr>
            <w:pStyle w:val="Title"/>
          </w:pPr>
        </w:pPrChange>
      </w:pPr>
    </w:p>
    <w:p w14:paraId="7B77F0D9" w14:textId="404FE7D6" w:rsidR="005B33FF" w:rsidRPr="00E27D6C" w:rsidRDefault="005B33FF" w:rsidP="00E27D6C">
      <w:pPr>
        <w:spacing w:line="360" w:lineRule="auto"/>
        <w:rPr>
          <w:rFonts w:ascii="Times New Roman" w:eastAsiaTheme="minorEastAsia" w:hAnsi="Times New Roman" w:cs="Times New Roman"/>
          <w:rPrChange w:id="10" w:author="Wangjingyi Liao" w:date="2025-06-03T21:53:00Z" w16du:dateUtc="2025-06-03T20:53:00Z">
            <w:rPr>
              <w:rFonts w:eastAsiaTheme="minorEastAsia"/>
              <w:sz w:val="18"/>
              <w:szCs w:val="18"/>
            </w:rPr>
          </w:rPrChange>
        </w:rPr>
        <w:pPrChange w:id="11" w:author="Wangjingyi Liao" w:date="2025-06-03T21:53:00Z" w16du:dateUtc="2025-06-03T20:53:00Z">
          <w:pPr/>
        </w:pPrChange>
      </w:pPr>
      <w:r w:rsidRPr="00E27D6C">
        <w:rPr>
          <w:rStyle w:val="normaltextrun"/>
          <w:rFonts w:ascii="Times New Roman" w:hAnsi="Times New Roman" w:cs="Times New Roman"/>
          <w:lang w:val="en"/>
          <w:rPrChange w:id="12" w:author="Wangjingyi Liao" w:date="2025-06-03T21:53:00Z" w16du:dateUtc="2025-06-03T20:53:00Z">
            <w:rPr>
              <w:rStyle w:val="normaltextrun"/>
              <w:rFonts w:cstheme="minorHAnsi"/>
              <w:sz w:val="22"/>
              <w:szCs w:val="22"/>
              <w:lang w:val="en"/>
            </w:rPr>
          </w:rPrChange>
        </w:rPr>
        <w:t>Engin Keser</w:t>
      </w:r>
      <w:r w:rsidRPr="00E27D6C">
        <w:rPr>
          <w:rStyle w:val="normaltextrun"/>
          <w:rFonts w:ascii="Times New Roman" w:hAnsi="Times New Roman" w:cs="Times New Roman"/>
          <w:vertAlign w:val="superscript"/>
          <w:lang w:val="en"/>
          <w:rPrChange w:id="13" w:author="Wangjingyi Liao" w:date="2025-06-03T21:53:00Z" w16du:dateUtc="2025-06-03T20:53:00Z">
            <w:rPr>
              <w:rStyle w:val="normaltextrun"/>
              <w:rFonts w:cstheme="minorHAnsi"/>
              <w:sz w:val="17"/>
              <w:szCs w:val="17"/>
              <w:vertAlign w:val="superscript"/>
              <w:lang w:val="en"/>
            </w:rPr>
          </w:rPrChange>
        </w:rPr>
        <w:t>1,5</w:t>
      </w:r>
      <w:r w:rsidRPr="00E27D6C">
        <w:rPr>
          <w:rStyle w:val="normaltextrun"/>
          <w:rFonts w:ascii="Times New Roman" w:hAnsi="Times New Roman" w:cs="Times New Roman"/>
          <w:lang w:val="en"/>
          <w:rPrChange w:id="14" w:author="Wangjingyi Liao" w:date="2025-06-03T21:53:00Z" w16du:dateUtc="2025-06-03T20:53:00Z">
            <w:rPr>
              <w:rStyle w:val="normaltextrun"/>
              <w:rFonts w:cstheme="minorHAnsi"/>
              <w:sz w:val="22"/>
              <w:szCs w:val="22"/>
              <w:lang w:val="en"/>
            </w:rPr>
          </w:rPrChange>
        </w:rPr>
        <w:t>, Wangjingyi Liao</w:t>
      </w:r>
      <w:r w:rsidRPr="00E27D6C">
        <w:rPr>
          <w:rStyle w:val="normaltextrun"/>
          <w:rFonts w:ascii="Times New Roman" w:hAnsi="Times New Roman" w:cs="Times New Roman"/>
          <w:vertAlign w:val="superscript"/>
          <w:lang w:val="en"/>
          <w:rPrChange w:id="15" w:author="Wangjingyi Liao" w:date="2025-06-03T21:53:00Z" w16du:dateUtc="2025-06-03T20:53:00Z">
            <w:rPr>
              <w:rStyle w:val="normaltextrun"/>
              <w:rFonts w:cstheme="minorHAnsi"/>
              <w:sz w:val="17"/>
              <w:szCs w:val="17"/>
              <w:vertAlign w:val="superscript"/>
              <w:lang w:val="en"/>
            </w:rPr>
          </w:rPrChange>
        </w:rPr>
        <w:t>2,5</w:t>
      </w:r>
      <w:r w:rsidRPr="00E27D6C">
        <w:rPr>
          <w:rStyle w:val="normaltextrun"/>
          <w:rFonts w:ascii="Times New Roman" w:hAnsi="Times New Roman" w:cs="Times New Roman"/>
          <w:lang w:val="en"/>
          <w:rPrChange w:id="16" w:author="Wangjingyi Liao" w:date="2025-06-03T21:53:00Z" w16du:dateUtc="2025-06-03T20:53:00Z">
            <w:rPr>
              <w:rStyle w:val="normaltextrun"/>
              <w:rFonts w:cstheme="minorHAnsi"/>
              <w:sz w:val="22"/>
              <w:szCs w:val="22"/>
              <w:lang w:val="en"/>
            </w:rPr>
          </w:rPrChange>
        </w:rPr>
        <w:t>, Andrea G. Allegrini</w:t>
      </w:r>
      <w:r w:rsidRPr="00E27D6C">
        <w:rPr>
          <w:rStyle w:val="normaltextrun"/>
          <w:rFonts w:ascii="Times New Roman" w:hAnsi="Times New Roman" w:cs="Times New Roman"/>
          <w:vertAlign w:val="superscript"/>
          <w:lang w:val="en"/>
          <w:rPrChange w:id="17" w:author="Wangjingyi Liao" w:date="2025-06-03T21:53:00Z" w16du:dateUtc="2025-06-03T20:53:00Z">
            <w:rPr>
              <w:rStyle w:val="normaltextrun"/>
              <w:rFonts w:cstheme="minorHAnsi"/>
              <w:sz w:val="17"/>
              <w:szCs w:val="17"/>
              <w:vertAlign w:val="superscript"/>
              <w:lang w:val="en"/>
            </w:rPr>
          </w:rPrChange>
        </w:rPr>
        <w:t>3</w:t>
      </w:r>
      <w:r w:rsidRPr="00E27D6C">
        <w:rPr>
          <w:rStyle w:val="normaltextrun"/>
          <w:rFonts w:ascii="Times New Roman" w:hAnsi="Times New Roman" w:cs="Times New Roman"/>
          <w:lang w:val="en"/>
          <w:rPrChange w:id="18" w:author="Wangjingyi Liao" w:date="2025-06-03T21:53:00Z" w16du:dateUtc="2025-06-03T20:53:00Z">
            <w:rPr>
              <w:rStyle w:val="normaltextrun"/>
              <w:rFonts w:cstheme="minorHAnsi"/>
              <w:sz w:val="22"/>
              <w:szCs w:val="22"/>
              <w:lang w:val="en"/>
            </w:rPr>
          </w:rPrChange>
        </w:rPr>
        <w:t>, Kaili Rimfeld</w:t>
      </w:r>
      <w:r w:rsidRPr="00E27D6C">
        <w:rPr>
          <w:rStyle w:val="normaltextrun"/>
          <w:rFonts w:ascii="Times New Roman" w:hAnsi="Times New Roman" w:cs="Times New Roman"/>
          <w:vertAlign w:val="superscript"/>
          <w:lang w:val="en"/>
          <w:rPrChange w:id="19" w:author="Wangjingyi Liao" w:date="2025-06-03T21:53:00Z" w16du:dateUtc="2025-06-03T20:53:00Z">
            <w:rPr>
              <w:rStyle w:val="normaltextrun"/>
              <w:rFonts w:cstheme="minorHAnsi"/>
              <w:sz w:val="17"/>
              <w:szCs w:val="17"/>
              <w:vertAlign w:val="superscript"/>
              <w:lang w:val="en"/>
            </w:rPr>
          </w:rPrChange>
        </w:rPr>
        <w:t>1,4</w:t>
      </w:r>
      <w:r w:rsidRPr="00E27D6C">
        <w:rPr>
          <w:rStyle w:val="normaltextrun"/>
          <w:rFonts w:ascii="Times New Roman" w:hAnsi="Times New Roman" w:cs="Times New Roman"/>
          <w:lang w:val="en"/>
          <w:rPrChange w:id="20" w:author="Wangjingyi Liao" w:date="2025-06-03T21:53:00Z" w16du:dateUtc="2025-06-03T20:53:00Z">
            <w:rPr>
              <w:rStyle w:val="normaltextrun"/>
              <w:rFonts w:cstheme="minorHAnsi"/>
              <w:sz w:val="22"/>
              <w:szCs w:val="22"/>
              <w:lang w:val="en"/>
            </w:rPr>
          </w:rPrChange>
        </w:rPr>
        <w:t xml:space="preserve">, </w:t>
      </w:r>
      <w:r w:rsidR="00EE78D8" w:rsidRPr="00E27D6C">
        <w:rPr>
          <w:rStyle w:val="normaltextrun"/>
          <w:rFonts w:ascii="Times New Roman" w:hAnsi="Times New Roman" w:cs="Times New Roman"/>
          <w:lang w:val="en"/>
          <w:rPrChange w:id="21" w:author="Wangjingyi Liao" w:date="2025-06-03T21:53:00Z" w16du:dateUtc="2025-06-03T20:53:00Z">
            <w:rPr>
              <w:rStyle w:val="normaltextrun"/>
              <w:rFonts w:cstheme="minorHAnsi"/>
              <w:sz w:val="22"/>
              <w:szCs w:val="22"/>
              <w:lang w:val="en"/>
            </w:rPr>
          </w:rPrChange>
        </w:rPr>
        <w:t>Thalia C. Eley</w:t>
      </w:r>
      <w:r w:rsidR="00EE78D8" w:rsidRPr="00E27D6C">
        <w:rPr>
          <w:rStyle w:val="normaltextrun"/>
          <w:rFonts w:ascii="Times New Roman" w:hAnsi="Times New Roman" w:cs="Times New Roman"/>
          <w:vertAlign w:val="superscript"/>
          <w:lang w:val="en"/>
          <w:rPrChange w:id="22" w:author="Wangjingyi Liao" w:date="2025-06-03T21:53:00Z" w16du:dateUtc="2025-06-03T20:53:00Z">
            <w:rPr>
              <w:rStyle w:val="normaltextrun"/>
              <w:rFonts w:cstheme="minorHAnsi"/>
              <w:sz w:val="17"/>
              <w:szCs w:val="17"/>
              <w:vertAlign w:val="superscript"/>
              <w:lang w:val="en"/>
            </w:rPr>
          </w:rPrChange>
        </w:rPr>
        <w:t>1</w:t>
      </w:r>
      <w:r w:rsidR="00EE78D8" w:rsidRPr="00E27D6C">
        <w:rPr>
          <w:rStyle w:val="normaltextrun"/>
          <w:rFonts w:ascii="Times New Roman" w:hAnsi="Times New Roman" w:cs="Times New Roman"/>
          <w:lang w:val="en"/>
          <w:rPrChange w:id="23" w:author="Wangjingyi Liao" w:date="2025-06-03T21:53:00Z" w16du:dateUtc="2025-06-03T20:53:00Z">
            <w:rPr>
              <w:rStyle w:val="normaltextrun"/>
              <w:rFonts w:cstheme="minorHAnsi"/>
              <w:sz w:val="22"/>
              <w:szCs w:val="22"/>
              <w:lang w:val="en"/>
            </w:rPr>
          </w:rPrChange>
        </w:rPr>
        <w:t xml:space="preserve">, </w:t>
      </w:r>
      <w:r w:rsidRPr="00E27D6C">
        <w:rPr>
          <w:rStyle w:val="normaltextrun"/>
          <w:rFonts w:ascii="Times New Roman" w:hAnsi="Times New Roman" w:cs="Times New Roman"/>
          <w:lang w:val="en"/>
          <w:rPrChange w:id="24" w:author="Wangjingyi Liao" w:date="2025-06-03T21:53:00Z" w16du:dateUtc="2025-06-03T20:53:00Z">
            <w:rPr>
              <w:rStyle w:val="normaltextrun"/>
              <w:rFonts w:cstheme="minorHAnsi"/>
              <w:sz w:val="22"/>
              <w:szCs w:val="22"/>
              <w:lang w:val="en"/>
            </w:rPr>
          </w:rPrChange>
        </w:rPr>
        <w:t>Robert Plomin</w:t>
      </w:r>
      <w:r w:rsidRPr="00E27D6C">
        <w:rPr>
          <w:rStyle w:val="normaltextrun"/>
          <w:rFonts w:ascii="Times New Roman" w:hAnsi="Times New Roman" w:cs="Times New Roman"/>
          <w:vertAlign w:val="superscript"/>
          <w:lang w:val="en"/>
          <w:rPrChange w:id="25" w:author="Wangjingyi Liao" w:date="2025-06-03T21:53:00Z" w16du:dateUtc="2025-06-03T20:53:00Z">
            <w:rPr>
              <w:rStyle w:val="normaltextrun"/>
              <w:rFonts w:cstheme="minorHAnsi"/>
              <w:sz w:val="17"/>
              <w:szCs w:val="17"/>
              <w:vertAlign w:val="superscript"/>
              <w:lang w:val="en"/>
            </w:rPr>
          </w:rPrChange>
        </w:rPr>
        <w:t>1,6</w:t>
      </w:r>
      <w:r w:rsidRPr="00E27D6C">
        <w:rPr>
          <w:rStyle w:val="normaltextrun"/>
          <w:rFonts w:ascii="Times New Roman" w:hAnsi="Times New Roman" w:cs="Times New Roman"/>
          <w:lang w:val="en"/>
          <w:rPrChange w:id="26" w:author="Wangjingyi Liao" w:date="2025-06-03T21:53:00Z" w16du:dateUtc="2025-06-03T20:53:00Z">
            <w:rPr>
              <w:rStyle w:val="normaltextrun"/>
              <w:rFonts w:cstheme="minorHAnsi"/>
              <w:sz w:val="22"/>
              <w:szCs w:val="22"/>
              <w:lang w:val="en"/>
            </w:rPr>
          </w:rPrChange>
        </w:rPr>
        <w:t xml:space="preserve"> and Margherita Malanchini</w:t>
      </w:r>
      <w:r w:rsidRPr="00E27D6C">
        <w:rPr>
          <w:rStyle w:val="normaltextrun"/>
          <w:rFonts w:ascii="Times New Roman" w:hAnsi="Times New Roman" w:cs="Times New Roman"/>
          <w:vertAlign w:val="superscript"/>
          <w:lang w:val="en"/>
          <w:rPrChange w:id="27" w:author="Wangjingyi Liao" w:date="2025-06-03T21:53:00Z" w16du:dateUtc="2025-06-03T20:53:00Z">
            <w:rPr>
              <w:rStyle w:val="normaltextrun"/>
              <w:rFonts w:cstheme="minorHAnsi"/>
              <w:sz w:val="17"/>
              <w:szCs w:val="17"/>
              <w:vertAlign w:val="superscript"/>
              <w:lang w:val="en"/>
            </w:rPr>
          </w:rPrChange>
        </w:rPr>
        <w:t>1,2,6</w:t>
      </w:r>
      <w:r w:rsidRPr="00E27D6C">
        <w:rPr>
          <w:rStyle w:val="eop"/>
          <w:rFonts w:ascii="Times New Roman" w:hAnsi="Times New Roman" w:cs="Times New Roman"/>
          <w:rPrChange w:id="28" w:author="Wangjingyi Liao" w:date="2025-06-03T21:53:00Z" w16du:dateUtc="2025-06-03T20:53:00Z">
            <w:rPr>
              <w:rStyle w:val="eop"/>
              <w:rFonts w:cstheme="minorHAnsi"/>
              <w:sz w:val="17"/>
              <w:szCs w:val="17"/>
            </w:rPr>
          </w:rPrChange>
        </w:rPr>
        <w:t> </w:t>
      </w:r>
    </w:p>
    <w:p w14:paraId="435FAB4B" w14:textId="77777777" w:rsidR="005B33FF" w:rsidRPr="00E27D6C" w:rsidRDefault="005B33FF" w:rsidP="00E27D6C">
      <w:pPr>
        <w:spacing w:line="360" w:lineRule="auto"/>
        <w:rPr>
          <w:rFonts w:ascii="Times New Roman" w:eastAsiaTheme="minorEastAsia" w:hAnsi="Times New Roman" w:cs="Times New Roman"/>
          <w:rPrChange w:id="29" w:author="Wangjingyi Liao" w:date="2025-06-03T21:53:00Z" w16du:dateUtc="2025-06-03T20:53:00Z">
            <w:rPr>
              <w:rFonts w:eastAsiaTheme="minorEastAsia"/>
              <w:sz w:val="18"/>
              <w:szCs w:val="18"/>
            </w:rPr>
          </w:rPrChange>
        </w:rPr>
        <w:pPrChange w:id="30" w:author="Wangjingyi Liao" w:date="2025-06-03T21:53:00Z" w16du:dateUtc="2025-06-03T20:53:00Z">
          <w:pPr/>
        </w:pPrChange>
      </w:pPr>
      <w:r w:rsidRPr="00E27D6C">
        <w:rPr>
          <w:rStyle w:val="normaltextrun"/>
          <w:rFonts w:ascii="Times New Roman" w:eastAsiaTheme="minorEastAsia" w:hAnsi="Times New Roman" w:cs="Times New Roman"/>
          <w:lang w:val="en"/>
          <w:rPrChange w:id="31" w:author="Wangjingyi Liao" w:date="2025-06-03T21:53:00Z" w16du:dateUtc="2025-06-03T20:53:00Z">
            <w:rPr>
              <w:rStyle w:val="normaltextrun"/>
              <w:rFonts w:eastAsiaTheme="minorEastAsia" w:cstheme="minorHAnsi"/>
              <w:sz w:val="22"/>
              <w:szCs w:val="22"/>
              <w:lang w:val="en"/>
            </w:rPr>
          </w:rPrChange>
        </w:rPr>
        <w:t> </w:t>
      </w:r>
      <w:r w:rsidRPr="00E27D6C">
        <w:rPr>
          <w:rStyle w:val="eop"/>
          <w:rFonts w:ascii="Times New Roman" w:eastAsiaTheme="minorEastAsia" w:hAnsi="Times New Roman" w:cs="Times New Roman"/>
          <w:rPrChange w:id="32" w:author="Wangjingyi Liao" w:date="2025-06-03T21:53:00Z" w16du:dateUtc="2025-06-03T20:53:00Z">
            <w:rPr>
              <w:rStyle w:val="eop"/>
              <w:rFonts w:eastAsiaTheme="minorEastAsia" w:cstheme="minorHAnsi"/>
              <w:sz w:val="22"/>
              <w:szCs w:val="22"/>
            </w:rPr>
          </w:rPrChange>
        </w:rPr>
        <w:t> </w:t>
      </w:r>
    </w:p>
    <w:p w14:paraId="483B3CD4" w14:textId="77777777" w:rsidR="005B33FF" w:rsidRPr="00E27D6C" w:rsidRDefault="005B33FF" w:rsidP="00E27D6C">
      <w:pPr>
        <w:spacing w:line="360" w:lineRule="auto"/>
        <w:rPr>
          <w:rFonts w:ascii="Times New Roman" w:eastAsiaTheme="minorEastAsia" w:hAnsi="Times New Roman" w:cs="Times New Roman"/>
          <w:rPrChange w:id="33" w:author="Wangjingyi Liao" w:date="2025-06-03T21:53:00Z" w16du:dateUtc="2025-06-03T20:53:00Z">
            <w:rPr>
              <w:rFonts w:eastAsiaTheme="minorEastAsia"/>
              <w:sz w:val="18"/>
              <w:szCs w:val="18"/>
            </w:rPr>
          </w:rPrChange>
        </w:rPr>
        <w:pPrChange w:id="34"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35" w:author="Wangjingyi Liao" w:date="2025-06-03T21:53:00Z" w16du:dateUtc="2025-06-03T20:53:00Z">
            <w:rPr>
              <w:rStyle w:val="normaltextrun"/>
              <w:rFonts w:eastAsiaTheme="minorEastAsia" w:cstheme="minorHAnsi"/>
              <w:sz w:val="17"/>
              <w:szCs w:val="17"/>
              <w:vertAlign w:val="superscript"/>
              <w:lang w:val="en"/>
            </w:rPr>
          </w:rPrChange>
        </w:rPr>
        <w:t xml:space="preserve">1 </w:t>
      </w:r>
      <w:r w:rsidRPr="00E27D6C">
        <w:rPr>
          <w:rStyle w:val="normaltextrun"/>
          <w:rFonts w:ascii="Times New Roman" w:eastAsiaTheme="minorEastAsia" w:hAnsi="Times New Roman" w:cs="Times New Roman"/>
          <w:lang w:val="en"/>
          <w:rPrChange w:id="36" w:author="Wangjingyi Liao" w:date="2025-06-03T21:53:00Z" w16du:dateUtc="2025-06-03T20:53:00Z">
            <w:rPr>
              <w:rStyle w:val="normaltextrun"/>
              <w:rFonts w:eastAsiaTheme="minorEastAsia" w:cstheme="minorHAnsi"/>
              <w:sz w:val="22"/>
              <w:szCs w:val="22"/>
              <w:lang w:val="en"/>
            </w:rPr>
          </w:rPrChange>
        </w:rPr>
        <w:t>Social, Genetic and Developmental Psychiatry Centre, King's College London</w:t>
      </w:r>
      <w:r w:rsidRPr="00E27D6C">
        <w:rPr>
          <w:rStyle w:val="eop"/>
          <w:rFonts w:ascii="Times New Roman" w:eastAsiaTheme="minorEastAsia" w:hAnsi="Times New Roman" w:cs="Times New Roman"/>
          <w:rPrChange w:id="37" w:author="Wangjingyi Liao" w:date="2025-06-03T21:53:00Z" w16du:dateUtc="2025-06-03T20:53:00Z">
            <w:rPr>
              <w:rStyle w:val="eop"/>
              <w:rFonts w:eastAsiaTheme="minorEastAsia" w:cstheme="minorHAnsi"/>
              <w:sz w:val="22"/>
              <w:szCs w:val="22"/>
            </w:rPr>
          </w:rPrChange>
        </w:rPr>
        <w:t> </w:t>
      </w:r>
    </w:p>
    <w:p w14:paraId="23997007" w14:textId="77777777" w:rsidR="005B33FF" w:rsidRPr="00E27D6C" w:rsidRDefault="005B33FF" w:rsidP="00E27D6C">
      <w:pPr>
        <w:spacing w:line="360" w:lineRule="auto"/>
        <w:rPr>
          <w:rFonts w:ascii="Times New Roman" w:eastAsiaTheme="minorEastAsia" w:hAnsi="Times New Roman" w:cs="Times New Roman"/>
          <w:rPrChange w:id="38" w:author="Wangjingyi Liao" w:date="2025-06-03T21:53:00Z" w16du:dateUtc="2025-06-03T20:53:00Z">
            <w:rPr>
              <w:rFonts w:eastAsiaTheme="minorEastAsia"/>
              <w:sz w:val="18"/>
              <w:szCs w:val="18"/>
            </w:rPr>
          </w:rPrChange>
        </w:rPr>
        <w:pPrChange w:id="39"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40" w:author="Wangjingyi Liao" w:date="2025-06-03T21:53:00Z" w16du:dateUtc="2025-06-03T20:53:00Z">
            <w:rPr>
              <w:rStyle w:val="normaltextrun"/>
              <w:rFonts w:eastAsiaTheme="minorEastAsia" w:cstheme="minorHAnsi"/>
              <w:sz w:val="17"/>
              <w:szCs w:val="17"/>
              <w:vertAlign w:val="superscript"/>
              <w:lang w:val="en"/>
            </w:rPr>
          </w:rPrChange>
        </w:rPr>
        <w:t xml:space="preserve">2 </w:t>
      </w:r>
      <w:r w:rsidRPr="00E27D6C">
        <w:rPr>
          <w:rStyle w:val="normaltextrun"/>
          <w:rFonts w:ascii="Times New Roman" w:eastAsiaTheme="minorEastAsia" w:hAnsi="Times New Roman" w:cs="Times New Roman"/>
          <w:lang w:val="en"/>
          <w:rPrChange w:id="41" w:author="Wangjingyi Liao" w:date="2025-06-03T21:53:00Z" w16du:dateUtc="2025-06-03T20:53:00Z">
            <w:rPr>
              <w:rStyle w:val="normaltextrun"/>
              <w:rFonts w:eastAsiaTheme="minorEastAsia" w:cstheme="minorHAnsi"/>
              <w:sz w:val="22"/>
              <w:szCs w:val="22"/>
              <w:lang w:val="en"/>
            </w:rPr>
          </w:rPrChange>
        </w:rPr>
        <w:t xml:space="preserve">School of Biological and </w:t>
      </w:r>
      <w:proofErr w:type="spellStart"/>
      <w:r w:rsidRPr="00E27D6C">
        <w:rPr>
          <w:rStyle w:val="normaltextrun"/>
          <w:rFonts w:ascii="Times New Roman" w:eastAsiaTheme="minorEastAsia" w:hAnsi="Times New Roman" w:cs="Times New Roman"/>
          <w:lang w:val="en"/>
          <w:rPrChange w:id="42" w:author="Wangjingyi Liao" w:date="2025-06-03T21:53:00Z" w16du:dateUtc="2025-06-03T20:53:00Z">
            <w:rPr>
              <w:rStyle w:val="normaltextrun"/>
              <w:rFonts w:eastAsiaTheme="minorEastAsia" w:cstheme="minorHAnsi"/>
              <w:sz w:val="22"/>
              <w:szCs w:val="22"/>
              <w:lang w:val="en"/>
            </w:rPr>
          </w:rPrChange>
        </w:rPr>
        <w:t>Behavioural</w:t>
      </w:r>
      <w:proofErr w:type="spellEnd"/>
      <w:r w:rsidRPr="00E27D6C">
        <w:rPr>
          <w:rStyle w:val="normaltextrun"/>
          <w:rFonts w:ascii="Times New Roman" w:eastAsiaTheme="minorEastAsia" w:hAnsi="Times New Roman" w:cs="Times New Roman"/>
          <w:lang w:val="en"/>
          <w:rPrChange w:id="43" w:author="Wangjingyi Liao" w:date="2025-06-03T21:53:00Z" w16du:dateUtc="2025-06-03T20:53:00Z">
            <w:rPr>
              <w:rStyle w:val="normaltextrun"/>
              <w:rFonts w:eastAsiaTheme="minorEastAsia" w:cstheme="minorHAnsi"/>
              <w:sz w:val="22"/>
              <w:szCs w:val="22"/>
              <w:lang w:val="en"/>
            </w:rPr>
          </w:rPrChange>
        </w:rPr>
        <w:t xml:space="preserve"> Sciences, Queen Mary University of London</w:t>
      </w:r>
      <w:r w:rsidRPr="00E27D6C">
        <w:rPr>
          <w:rStyle w:val="eop"/>
          <w:rFonts w:ascii="Times New Roman" w:eastAsiaTheme="minorEastAsia" w:hAnsi="Times New Roman" w:cs="Times New Roman"/>
          <w:rPrChange w:id="44" w:author="Wangjingyi Liao" w:date="2025-06-03T21:53:00Z" w16du:dateUtc="2025-06-03T20:53:00Z">
            <w:rPr>
              <w:rStyle w:val="eop"/>
              <w:rFonts w:eastAsiaTheme="minorEastAsia" w:cstheme="minorHAnsi"/>
              <w:sz w:val="22"/>
              <w:szCs w:val="22"/>
            </w:rPr>
          </w:rPrChange>
        </w:rPr>
        <w:t> </w:t>
      </w:r>
    </w:p>
    <w:p w14:paraId="506B7C4E" w14:textId="77777777" w:rsidR="005B33FF" w:rsidRPr="00E27D6C" w:rsidRDefault="005B33FF" w:rsidP="00E27D6C">
      <w:pPr>
        <w:spacing w:line="360" w:lineRule="auto"/>
        <w:rPr>
          <w:rFonts w:ascii="Times New Roman" w:eastAsiaTheme="minorEastAsia" w:hAnsi="Times New Roman" w:cs="Times New Roman"/>
          <w:rPrChange w:id="45" w:author="Wangjingyi Liao" w:date="2025-06-03T21:53:00Z" w16du:dateUtc="2025-06-03T20:53:00Z">
            <w:rPr>
              <w:rFonts w:eastAsiaTheme="minorEastAsia"/>
              <w:sz w:val="18"/>
              <w:szCs w:val="18"/>
            </w:rPr>
          </w:rPrChange>
        </w:rPr>
        <w:pPrChange w:id="46"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47" w:author="Wangjingyi Liao" w:date="2025-06-03T21:53:00Z" w16du:dateUtc="2025-06-03T20:53:00Z">
            <w:rPr>
              <w:rStyle w:val="normaltextrun"/>
              <w:rFonts w:eastAsiaTheme="minorEastAsia" w:cstheme="minorHAnsi"/>
              <w:sz w:val="17"/>
              <w:szCs w:val="17"/>
              <w:vertAlign w:val="superscript"/>
              <w:lang w:val="en"/>
            </w:rPr>
          </w:rPrChange>
        </w:rPr>
        <w:t xml:space="preserve">3 </w:t>
      </w:r>
      <w:r w:rsidRPr="00E27D6C">
        <w:rPr>
          <w:rStyle w:val="normaltextrun"/>
          <w:rFonts w:ascii="Times New Roman" w:eastAsiaTheme="minorEastAsia" w:hAnsi="Times New Roman" w:cs="Times New Roman"/>
          <w:lang w:val="en"/>
          <w:rPrChange w:id="48" w:author="Wangjingyi Liao" w:date="2025-06-03T21:53:00Z" w16du:dateUtc="2025-06-03T20:53:00Z">
            <w:rPr>
              <w:rStyle w:val="normaltextrun"/>
              <w:rFonts w:eastAsiaTheme="minorEastAsia" w:cstheme="minorHAnsi"/>
              <w:sz w:val="22"/>
              <w:szCs w:val="22"/>
              <w:lang w:val="en"/>
            </w:rPr>
          </w:rPrChange>
        </w:rPr>
        <w:t>Department of Psychology and Language Science, University College London</w:t>
      </w:r>
      <w:r w:rsidRPr="00E27D6C">
        <w:rPr>
          <w:rStyle w:val="eop"/>
          <w:rFonts w:ascii="Times New Roman" w:eastAsiaTheme="minorEastAsia" w:hAnsi="Times New Roman" w:cs="Times New Roman"/>
          <w:rPrChange w:id="49" w:author="Wangjingyi Liao" w:date="2025-06-03T21:53:00Z" w16du:dateUtc="2025-06-03T20:53:00Z">
            <w:rPr>
              <w:rStyle w:val="eop"/>
              <w:rFonts w:eastAsiaTheme="minorEastAsia" w:cstheme="minorHAnsi"/>
              <w:sz w:val="22"/>
              <w:szCs w:val="22"/>
            </w:rPr>
          </w:rPrChange>
        </w:rPr>
        <w:t> </w:t>
      </w:r>
    </w:p>
    <w:p w14:paraId="468CAC47" w14:textId="77777777" w:rsidR="005B33FF" w:rsidRPr="00E27D6C" w:rsidRDefault="005B33FF" w:rsidP="00E27D6C">
      <w:pPr>
        <w:spacing w:line="360" w:lineRule="auto"/>
        <w:rPr>
          <w:rFonts w:ascii="Times New Roman" w:eastAsiaTheme="minorEastAsia" w:hAnsi="Times New Roman" w:cs="Times New Roman"/>
          <w:rPrChange w:id="50" w:author="Wangjingyi Liao" w:date="2025-06-03T21:53:00Z" w16du:dateUtc="2025-06-03T20:53:00Z">
            <w:rPr>
              <w:rFonts w:eastAsiaTheme="minorEastAsia"/>
              <w:sz w:val="18"/>
              <w:szCs w:val="18"/>
            </w:rPr>
          </w:rPrChange>
        </w:rPr>
        <w:pPrChange w:id="51"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52" w:author="Wangjingyi Liao" w:date="2025-06-03T21:53:00Z" w16du:dateUtc="2025-06-03T20:53:00Z">
            <w:rPr>
              <w:rStyle w:val="normaltextrun"/>
              <w:rFonts w:eastAsiaTheme="minorEastAsia" w:cstheme="minorHAnsi"/>
              <w:sz w:val="17"/>
              <w:szCs w:val="17"/>
              <w:vertAlign w:val="superscript"/>
              <w:lang w:val="en"/>
            </w:rPr>
          </w:rPrChange>
        </w:rPr>
        <w:t>4</w:t>
      </w:r>
      <w:r w:rsidRPr="00E27D6C">
        <w:rPr>
          <w:rStyle w:val="normaltextrun"/>
          <w:rFonts w:ascii="Times New Roman" w:eastAsiaTheme="minorEastAsia" w:hAnsi="Times New Roman" w:cs="Times New Roman"/>
          <w:lang w:val="en"/>
          <w:rPrChange w:id="53" w:author="Wangjingyi Liao" w:date="2025-06-03T21:53:00Z" w16du:dateUtc="2025-06-03T20:53:00Z">
            <w:rPr>
              <w:rStyle w:val="normaltextrun"/>
              <w:rFonts w:eastAsiaTheme="minorEastAsia" w:cstheme="minorHAnsi"/>
              <w:sz w:val="22"/>
              <w:szCs w:val="22"/>
              <w:lang w:val="en"/>
            </w:rPr>
          </w:rPrChange>
        </w:rPr>
        <w:t xml:space="preserve"> Department of Psychology, Royal Holloway University of London</w:t>
      </w:r>
      <w:r w:rsidRPr="00E27D6C">
        <w:rPr>
          <w:rStyle w:val="eop"/>
          <w:rFonts w:ascii="Times New Roman" w:eastAsiaTheme="minorEastAsia" w:hAnsi="Times New Roman" w:cs="Times New Roman"/>
          <w:rPrChange w:id="54" w:author="Wangjingyi Liao" w:date="2025-06-03T21:53:00Z" w16du:dateUtc="2025-06-03T20:53:00Z">
            <w:rPr>
              <w:rStyle w:val="eop"/>
              <w:rFonts w:eastAsiaTheme="minorEastAsia" w:cstheme="minorHAnsi"/>
              <w:sz w:val="22"/>
              <w:szCs w:val="22"/>
            </w:rPr>
          </w:rPrChange>
        </w:rPr>
        <w:t> </w:t>
      </w:r>
    </w:p>
    <w:p w14:paraId="1DBA07DF" w14:textId="36A125E7" w:rsidR="005B33FF" w:rsidRPr="00E27D6C" w:rsidRDefault="005B33FF" w:rsidP="00E27D6C">
      <w:pPr>
        <w:spacing w:line="360" w:lineRule="auto"/>
        <w:rPr>
          <w:rFonts w:ascii="Times New Roman" w:eastAsiaTheme="minorEastAsia" w:hAnsi="Times New Roman" w:cs="Times New Roman"/>
          <w:rPrChange w:id="55" w:author="Wangjingyi Liao" w:date="2025-06-03T21:53:00Z" w16du:dateUtc="2025-06-03T20:53:00Z">
            <w:rPr>
              <w:rFonts w:eastAsiaTheme="minorEastAsia"/>
              <w:sz w:val="18"/>
              <w:szCs w:val="18"/>
            </w:rPr>
          </w:rPrChange>
        </w:rPr>
        <w:pPrChange w:id="56"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57" w:author="Wangjingyi Liao" w:date="2025-06-03T21:53:00Z" w16du:dateUtc="2025-06-03T20:53:00Z">
            <w:rPr>
              <w:rStyle w:val="normaltextrun"/>
              <w:rFonts w:eastAsiaTheme="minorEastAsia" w:cstheme="minorHAnsi"/>
              <w:sz w:val="17"/>
              <w:szCs w:val="17"/>
              <w:vertAlign w:val="superscript"/>
              <w:lang w:val="en"/>
            </w:rPr>
          </w:rPrChange>
        </w:rPr>
        <w:t>5</w:t>
      </w:r>
      <w:r w:rsidR="00DF6234" w:rsidRPr="00E27D6C">
        <w:rPr>
          <w:rStyle w:val="normaltextrun"/>
          <w:rFonts w:ascii="Times New Roman" w:eastAsiaTheme="minorEastAsia" w:hAnsi="Times New Roman" w:cs="Times New Roman"/>
          <w:vertAlign w:val="superscript"/>
          <w:lang w:val="en"/>
          <w:rPrChange w:id="58" w:author="Wangjingyi Liao" w:date="2025-06-03T21:53:00Z" w16du:dateUtc="2025-06-03T20:53:00Z">
            <w:rPr>
              <w:rStyle w:val="normaltextrun"/>
              <w:rFonts w:eastAsiaTheme="minorEastAsia" w:cstheme="minorHAnsi"/>
              <w:sz w:val="17"/>
              <w:szCs w:val="17"/>
              <w:vertAlign w:val="superscript"/>
              <w:lang w:val="en"/>
            </w:rPr>
          </w:rPrChange>
        </w:rPr>
        <w:t xml:space="preserve"> </w:t>
      </w:r>
      <w:r w:rsidRPr="00E27D6C">
        <w:rPr>
          <w:rStyle w:val="normaltextrun"/>
          <w:rFonts w:ascii="Times New Roman" w:eastAsiaTheme="minorEastAsia" w:hAnsi="Times New Roman" w:cs="Times New Roman"/>
          <w:lang w:val="en"/>
          <w:rPrChange w:id="59" w:author="Wangjingyi Liao" w:date="2025-06-03T21:53:00Z" w16du:dateUtc="2025-06-03T20:53:00Z">
            <w:rPr>
              <w:rStyle w:val="normaltextrun"/>
              <w:rFonts w:eastAsiaTheme="minorEastAsia" w:cstheme="minorHAnsi"/>
              <w:sz w:val="22"/>
              <w:szCs w:val="22"/>
              <w:lang w:val="en"/>
            </w:rPr>
          </w:rPrChange>
        </w:rPr>
        <w:t>These authors contributed equally</w:t>
      </w:r>
      <w:r w:rsidRPr="00E27D6C">
        <w:rPr>
          <w:rStyle w:val="eop"/>
          <w:rFonts w:ascii="Times New Roman" w:eastAsiaTheme="minorEastAsia" w:hAnsi="Times New Roman" w:cs="Times New Roman"/>
          <w:rPrChange w:id="60" w:author="Wangjingyi Liao" w:date="2025-06-03T21:53:00Z" w16du:dateUtc="2025-06-03T20:53:00Z">
            <w:rPr>
              <w:rStyle w:val="eop"/>
              <w:rFonts w:eastAsiaTheme="minorEastAsia" w:cstheme="minorHAnsi"/>
              <w:sz w:val="22"/>
              <w:szCs w:val="22"/>
            </w:rPr>
          </w:rPrChange>
        </w:rPr>
        <w:t> </w:t>
      </w:r>
    </w:p>
    <w:p w14:paraId="04CCB4F5" w14:textId="77777777" w:rsidR="005B33FF" w:rsidRPr="00E27D6C" w:rsidRDefault="005B33FF" w:rsidP="00E27D6C">
      <w:pPr>
        <w:spacing w:line="360" w:lineRule="auto"/>
        <w:rPr>
          <w:rStyle w:val="eop"/>
          <w:rFonts w:ascii="Times New Roman" w:eastAsiaTheme="minorEastAsia" w:hAnsi="Times New Roman" w:cs="Times New Roman"/>
          <w:rPrChange w:id="61" w:author="Wangjingyi Liao" w:date="2025-06-03T21:53:00Z" w16du:dateUtc="2025-06-03T20:53:00Z">
            <w:rPr>
              <w:rStyle w:val="eop"/>
              <w:rFonts w:eastAsiaTheme="minorEastAsia" w:cstheme="minorHAnsi"/>
              <w:sz w:val="22"/>
              <w:szCs w:val="22"/>
            </w:rPr>
          </w:rPrChange>
        </w:rPr>
        <w:pPrChange w:id="62" w:author="Wangjingyi Liao" w:date="2025-06-03T21:53:00Z" w16du:dateUtc="2025-06-03T20:53:00Z">
          <w:pPr/>
        </w:pPrChange>
      </w:pPr>
      <w:r w:rsidRPr="00E27D6C">
        <w:rPr>
          <w:rStyle w:val="normaltextrun"/>
          <w:rFonts w:ascii="Times New Roman" w:eastAsiaTheme="minorEastAsia" w:hAnsi="Times New Roman" w:cs="Times New Roman"/>
          <w:vertAlign w:val="superscript"/>
          <w:lang w:val="en"/>
          <w:rPrChange w:id="63" w:author="Wangjingyi Liao" w:date="2025-06-03T21:53:00Z" w16du:dateUtc="2025-06-03T20:53:00Z">
            <w:rPr>
              <w:rStyle w:val="normaltextrun"/>
              <w:rFonts w:eastAsiaTheme="minorEastAsia" w:cstheme="minorHAnsi"/>
              <w:sz w:val="17"/>
              <w:szCs w:val="17"/>
              <w:vertAlign w:val="superscript"/>
              <w:lang w:val="en"/>
            </w:rPr>
          </w:rPrChange>
        </w:rPr>
        <w:t xml:space="preserve">6 </w:t>
      </w:r>
      <w:r w:rsidRPr="00E27D6C">
        <w:rPr>
          <w:rStyle w:val="normaltextrun"/>
          <w:rFonts w:ascii="Times New Roman" w:eastAsiaTheme="minorEastAsia" w:hAnsi="Times New Roman" w:cs="Times New Roman"/>
          <w:lang w:val="en"/>
          <w:rPrChange w:id="64" w:author="Wangjingyi Liao" w:date="2025-06-03T21:53:00Z" w16du:dateUtc="2025-06-03T20:53:00Z">
            <w:rPr>
              <w:rStyle w:val="normaltextrun"/>
              <w:rFonts w:eastAsiaTheme="minorEastAsia" w:cstheme="minorHAnsi"/>
              <w:sz w:val="22"/>
              <w:szCs w:val="22"/>
              <w:lang w:val="en"/>
            </w:rPr>
          </w:rPrChange>
        </w:rPr>
        <w:t>These authors jointly supervised the work</w:t>
      </w:r>
      <w:r w:rsidRPr="00E27D6C">
        <w:rPr>
          <w:rStyle w:val="eop"/>
          <w:rFonts w:ascii="Times New Roman" w:eastAsiaTheme="minorEastAsia" w:hAnsi="Times New Roman" w:cs="Times New Roman"/>
          <w:rPrChange w:id="65" w:author="Wangjingyi Liao" w:date="2025-06-03T21:53:00Z" w16du:dateUtc="2025-06-03T20:53:00Z">
            <w:rPr>
              <w:rStyle w:val="eop"/>
              <w:rFonts w:eastAsiaTheme="minorEastAsia" w:cstheme="minorHAnsi"/>
              <w:sz w:val="22"/>
              <w:szCs w:val="22"/>
            </w:rPr>
          </w:rPrChange>
        </w:rPr>
        <w:t> </w:t>
      </w:r>
    </w:p>
    <w:p w14:paraId="355EDCC9" w14:textId="77777777" w:rsidR="006228FB" w:rsidRPr="00E27D6C" w:rsidRDefault="006228FB" w:rsidP="00E27D6C">
      <w:pPr>
        <w:spacing w:line="360" w:lineRule="auto"/>
        <w:rPr>
          <w:rStyle w:val="eop"/>
          <w:rFonts w:ascii="Times New Roman" w:eastAsiaTheme="minorEastAsia" w:hAnsi="Times New Roman" w:cs="Times New Roman"/>
          <w:rPrChange w:id="66" w:author="Wangjingyi Liao" w:date="2025-06-03T21:53:00Z" w16du:dateUtc="2025-06-03T20:53:00Z">
            <w:rPr>
              <w:rStyle w:val="eop"/>
              <w:rFonts w:eastAsiaTheme="minorEastAsia" w:cstheme="minorHAnsi"/>
              <w:sz w:val="22"/>
              <w:szCs w:val="22"/>
            </w:rPr>
          </w:rPrChange>
        </w:rPr>
        <w:pPrChange w:id="67" w:author="Wangjingyi Liao" w:date="2025-06-03T21:53:00Z" w16du:dateUtc="2025-06-03T20:53:00Z">
          <w:pPr/>
        </w:pPrChange>
      </w:pPr>
    </w:p>
    <w:p w14:paraId="6BAC3E2E" w14:textId="7D0042B1" w:rsidR="006228FB" w:rsidRPr="00E27D6C" w:rsidRDefault="006228FB" w:rsidP="00E27D6C">
      <w:pPr>
        <w:spacing w:line="360" w:lineRule="auto"/>
        <w:rPr>
          <w:rStyle w:val="eop"/>
          <w:rFonts w:ascii="Times New Roman" w:eastAsiaTheme="minorEastAsia" w:hAnsi="Times New Roman" w:cs="Times New Roman"/>
          <w:rPrChange w:id="68" w:author="Wangjingyi Liao" w:date="2025-06-03T21:53:00Z" w16du:dateUtc="2025-06-03T20:53:00Z">
            <w:rPr>
              <w:rStyle w:val="eop"/>
              <w:rFonts w:eastAsiaTheme="minorEastAsia" w:cstheme="minorHAnsi"/>
              <w:sz w:val="22"/>
              <w:szCs w:val="22"/>
            </w:rPr>
          </w:rPrChange>
        </w:rPr>
        <w:pPrChange w:id="69" w:author="Wangjingyi Liao" w:date="2025-06-03T21:53:00Z" w16du:dateUtc="2025-06-03T20:53:00Z">
          <w:pPr/>
        </w:pPrChange>
      </w:pPr>
      <w:r w:rsidRPr="00E27D6C">
        <w:rPr>
          <w:rStyle w:val="eop"/>
          <w:rFonts w:ascii="Times New Roman" w:eastAsiaTheme="minorEastAsia" w:hAnsi="Times New Roman" w:cs="Times New Roman"/>
          <w:rPrChange w:id="70" w:author="Wangjingyi Liao" w:date="2025-06-03T21:53:00Z" w16du:dateUtc="2025-06-03T20:53:00Z">
            <w:rPr>
              <w:rStyle w:val="eop"/>
              <w:rFonts w:eastAsiaTheme="minorEastAsia" w:cstheme="minorHAnsi"/>
              <w:sz w:val="22"/>
              <w:szCs w:val="22"/>
            </w:rPr>
          </w:rPrChange>
        </w:rPr>
        <w:t xml:space="preserve">Correspondence: </w:t>
      </w:r>
      <w:r w:rsidR="00877E30" w:rsidRPr="00E27D6C">
        <w:rPr>
          <w:rFonts w:ascii="Times New Roman" w:hAnsi="Times New Roman" w:cs="Times New Roman"/>
          <w:rPrChange w:id="71" w:author="Wangjingyi Liao" w:date="2025-06-03T21:53:00Z" w16du:dateUtc="2025-06-03T20:53:00Z">
            <w:rPr/>
          </w:rPrChange>
        </w:rPr>
        <w:fldChar w:fldCharType="begin"/>
      </w:r>
      <w:r w:rsidR="00877E30" w:rsidRPr="00E27D6C">
        <w:rPr>
          <w:rFonts w:ascii="Times New Roman" w:hAnsi="Times New Roman" w:cs="Times New Roman"/>
          <w:rPrChange w:id="72" w:author="Wangjingyi Liao" w:date="2025-06-03T21:53:00Z" w16du:dateUtc="2025-06-03T20:53:00Z">
            <w:rPr/>
          </w:rPrChange>
        </w:rPr>
        <w:instrText>HYPERLINK "mailto:Robert.plomin@kcl.ac.uk"</w:instrText>
      </w:r>
      <w:r w:rsidR="00877E30" w:rsidRPr="00E27D6C">
        <w:rPr>
          <w:rFonts w:ascii="Times New Roman" w:hAnsi="Times New Roman" w:cs="Times New Roman"/>
          <w:rPrChange w:id="73" w:author="Wangjingyi Liao" w:date="2025-06-03T21:53:00Z" w16du:dateUtc="2025-06-03T20:53:00Z">
            <w:rPr/>
          </w:rPrChange>
        </w:rPr>
      </w:r>
      <w:r w:rsidR="00877E30" w:rsidRPr="00E27D6C">
        <w:rPr>
          <w:rFonts w:ascii="Times New Roman" w:hAnsi="Times New Roman" w:cs="Times New Roman"/>
          <w:rPrChange w:id="74" w:author="Wangjingyi Liao" w:date="2025-06-03T21:53:00Z" w16du:dateUtc="2025-06-03T20:53:00Z">
            <w:rPr/>
          </w:rPrChange>
        </w:rPr>
        <w:fldChar w:fldCharType="separate"/>
      </w:r>
      <w:r w:rsidRPr="00E27D6C">
        <w:rPr>
          <w:rStyle w:val="Hyperlink"/>
          <w:rFonts w:ascii="Times New Roman" w:eastAsiaTheme="minorEastAsia" w:hAnsi="Times New Roman" w:cs="Times New Roman"/>
          <w:rPrChange w:id="75" w:author="Wangjingyi Liao" w:date="2025-06-03T21:53:00Z" w16du:dateUtc="2025-06-03T20:53:00Z">
            <w:rPr>
              <w:rStyle w:val="Hyperlink"/>
              <w:rFonts w:eastAsiaTheme="minorEastAsia" w:cstheme="minorHAnsi"/>
              <w:sz w:val="22"/>
              <w:szCs w:val="22"/>
            </w:rPr>
          </w:rPrChange>
        </w:rPr>
        <w:t>Robert.plomin@kcl.ac.uk</w:t>
      </w:r>
      <w:r w:rsidR="00877E30" w:rsidRPr="00E27D6C">
        <w:rPr>
          <w:rStyle w:val="Hyperlink"/>
          <w:rFonts w:ascii="Times New Roman" w:eastAsiaTheme="minorEastAsia" w:hAnsi="Times New Roman" w:cs="Times New Roman"/>
          <w:rPrChange w:id="76" w:author="Wangjingyi Liao" w:date="2025-06-03T21:53:00Z" w16du:dateUtc="2025-06-03T20:53:00Z">
            <w:rPr>
              <w:rStyle w:val="Hyperlink"/>
              <w:rFonts w:eastAsiaTheme="minorEastAsia" w:cstheme="minorHAnsi"/>
              <w:sz w:val="22"/>
              <w:szCs w:val="22"/>
            </w:rPr>
          </w:rPrChange>
        </w:rPr>
        <w:fldChar w:fldCharType="end"/>
      </w:r>
      <w:r w:rsidRPr="00E27D6C">
        <w:rPr>
          <w:rStyle w:val="eop"/>
          <w:rFonts w:ascii="Times New Roman" w:eastAsiaTheme="minorEastAsia" w:hAnsi="Times New Roman" w:cs="Times New Roman"/>
          <w:rPrChange w:id="77" w:author="Wangjingyi Liao" w:date="2025-06-03T21:53:00Z" w16du:dateUtc="2025-06-03T20:53:00Z">
            <w:rPr>
              <w:rStyle w:val="eop"/>
              <w:rFonts w:eastAsiaTheme="minorEastAsia" w:cstheme="minorHAnsi"/>
              <w:sz w:val="22"/>
              <w:szCs w:val="22"/>
            </w:rPr>
          </w:rPrChange>
        </w:rPr>
        <w:t xml:space="preserve">; </w:t>
      </w:r>
      <w:r w:rsidR="00877E30" w:rsidRPr="00E27D6C">
        <w:rPr>
          <w:rFonts w:ascii="Times New Roman" w:hAnsi="Times New Roman" w:cs="Times New Roman"/>
          <w:rPrChange w:id="78" w:author="Wangjingyi Liao" w:date="2025-06-03T21:53:00Z" w16du:dateUtc="2025-06-03T20:53:00Z">
            <w:rPr/>
          </w:rPrChange>
        </w:rPr>
        <w:fldChar w:fldCharType="begin"/>
      </w:r>
      <w:r w:rsidR="00877E30" w:rsidRPr="00E27D6C">
        <w:rPr>
          <w:rFonts w:ascii="Times New Roman" w:hAnsi="Times New Roman" w:cs="Times New Roman"/>
          <w:rPrChange w:id="79" w:author="Wangjingyi Liao" w:date="2025-06-03T21:53:00Z" w16du:dateUtc="2025-06-03T20:53:00Z">
            <w:rPr/>
          </w:rPrChange>
        </w:rPr>
        <w:instrText>HYPERLINK "mailto:m.malanchini@qmul.ac.uk"</w:instrText>
      </w:r>
      <w:r w:rsidR="00877E30" w:rsidRPr="00E27D6C">
        <w:rPr>
          <w:rFonts w:ascii="Times New Roman" w:hAnsi="Times New Roman" w:cs="Times New Roman"/>
          <w:rPrChange w:id="80" w:author="Wangjingyi Liao" w:date="2025-06-03T21:53:00Z" w16du:dateUtc="2025-06-03T20:53:00Z">
            <w:rPr/>
          </w:rPrChange>
        </w:rPr>
      </w:r>
      <w:r w:rsidR="00877E30" w:rsidRPr="00E27D6C">
        <w:rPr>
          <w:rFonts w:ascii="Times New Roman" w:hAnsi="Times New Roman" w:cs="Times New Roman"/>
          <w:rPrChange w:id="81" w:author="Wangjingyi Liao" w:date="2025-06-03T21:53:00Z" w16du:dateUtc="2025-06-03T20:53:00Z">
            <w:rPr/>
          </w:rPrChange>
        </w:rPr>
        <w:fldChar w:fldCharType="separate"/>
      </w:r>
      <w:r w:rsidRPr="00E27D6C">
        <w:rPr>
          <w:rStyle w:val="Hyperlink"/>
          <w:rFonts w:ascii="Times New Roman" w:eastAsiaTheme="minorEastAsia" w:hAnsi="Times New Roman" w:cs="Times New Roman"/>
          <w:rPrChange w:id="82" w:author="Wangjingyi Liao" w:date="2025-06-03T21:53:00Z" w16du:dateUtc="2025-06-03T20:53:00Z">
            <w:rPr>
              <w:rStyle w:val="Hyperlink"/>
              <w:rFonts w:eastAsiaTheme="minorEastAsia" w:cstheme="minorHAnsi"/>
              <w:sz w:val="22"/>
              <w:szCs w:val="22"/>
            </w:rPr>
          </w:rPrChange>
        </w:rPr>
        <w:t>m.malanchini@qmul.ac.uk</w:t>
      </w:r>
      <w:r w:rsidR="00877E30" w:rsidRPr="00E27D6C">
        <w:rPr>
          <w:rStyle w:val="Hyperlink"/>
          <w:rFonts w:ascii="Times New Roman" w:eastAsiaTheme="minorEastAsia" w:hAnsi="Times New Roman" w:cs="Times New Roman"/>
          <w:rPrChange w:id="83" w:author="Wangjingyi Liao" w:date="2025-06-03T21:53:00Z" w16du:dateUtc="2025-06-03T20:53:00Z">
            <w:rPr>
              <w:rStyle w:val="Hyperlink"/>
              <w:rFonts w:eastAsiaTheme="minorEastAsia" w:cstheme="minorHAnsi"/>
              <w:sz w:val="22"/>
              <w:szCs w:val="22"/>
            </w:rPr>
          </w:rPrChange>
        </w:rPr>
        <w:fldChar w:fldCharType="end"/>
      </w:r>
    </w:p>
    <w:p w14:paraId="59D19393" w14:textId="27C21A74" w:rsidR="003E0E2A" w:rsidRPr="00E27D6C" w:rsidRDefault="003E0E2A" w:rsidP="00E27D6C">
      <w:pPr>
        <w:spacing w:line="360" w:lineRule="auto"/>
        <w:rPr>
          <w:rFonts w:ascii="Times New Roman" w:hAnsi="Times New Roman" w:cs="Times New Roman"/>
          <w:rPrChange w:id="84" w:author="Wangjingyi Liao" w:date="2025-06-03T21:53:00Z" w16du:dateUtc="2025-06-03T20:53:00Z">
            <w:rPr/>
          </w:rPrChange>
        </w:rPr>
        <w:pPrChange w:id="85" w:author="Wangjingyi Liao" w:date="2025-06-03T21:53:00Z" w16du:dateUtc="2025-06-03T20:53:00Z">
          <w:pPr/>
        </w:pPrChange>
      </w:pPr>
    </w:p>
    <w:p w14:paraId="047D59FB" w14:textId="6EF7BC78" w:rsidR="000053E0" w:rsidRPr="00E27D6C" w:rsidRDefault="00861A7C" w:rsidP="00E27D6C">
      <w:pPr>
        <w:pStyle w:val="Heading1"/>
        <w:spacing w:line="360" w:lineRule="auto"/>
        <w:rPr>
          <w:rFonts w:ascii="Times New Roman" w:hAnsi="Times New Roman" w:cs="Times New Roman"/>
          <w:sz w:val="24"/>
          <w:szCs w:val="24"/>
          <w:rPrChange w:id="86" w:author="Wangjingyi Liao" w:date="2025-06-03T21:53:00Z" w16du:dateUtc="2025-06-03T20:53:00Z">
            <w:rPr>
              <w:rFonts w:asciiTheme="minorHAnsi" w:hAnsiTheme="minorHAnsi" w:cstheme="minorHAnsi"/>
            </w:rPr>
          </w:rPrChange>
        </w:rPr>
        <w:pPrChange w:id="87" w:author="Wangjingyi Liao" w:date="2025-06-03T21:53:00Z" w16du:dateUtc="2025-06-03T20:53:00Z">
          <w:pPr>
            <w:pStyle w:val="Heading1"/>
          </w:pPr>
        </w:pPrChange>
      </w:pPr>
      <w:r w:rsidRPr="00E27D6C">
        <w:rPr>
          <w:rFonts w:ascii="Times New Roman" w:hAnsi="Times New Roman" w:cs="Times New Roman"/>
          <w:sz w:val="24"/>
          <w:szCs w:val="24"/>
          <w:rPrChange w:id="88" w:author="Wangjingyi Liao" w:date="2025-06-03T21:53:00Z" w16du:dateUtc="2025-06-03T20:53:00Z">
            <w:rPr>
              <w:rFonts w:asciiTheme="minorHAnsi" w:hAnsiTheme="minorHAnsi" w:cstheme="minorHAnsi"/>
            </w:rPr>
          </w:rPrChange>
        </w:rPr>
        <w:t>Abstract</w:t>
      </w:r>
    </w:p>
    <w:p w14:paraId="19315B2F" w14:textId="77777777" w:rsidR="00C554EC" w:rsidRPr="00E27D6C" w:rsidRDefault="00C554EC" w:rsidP="00E27D6C">
      <w:pPr>
        <w:spacing w:line="360" w:lineRule="auto"/>
        <w:rPr>
          <w:rFonts w:ascii="Times New Roman" w:hAnsi="Times New Roman" w:cs="Times New Roman"/>
          <w:b/>
          <w:bCs/>
          <w:rPrChange w:id="89" w:author="Wangjingyi Liao" w:date="2025-06-03T21:53:00Z" w16du:dateUtc="2025-06-03T20:53:00Z">
            <w:rPr>
              <w:rFonts w:cstheme="minorHAnsi"/>
              <w:b/>
              <w:bCs/>
              <w:sz w:val="28"/>
              <w:szCs w:val="28"/>
            </w:rPr>
          </w:rPrChange>
        </w:rPr>
        <w:pPrChange w:id="90" w:author="Wangjingyi Liao" w:date="2025-06-03T21:53:00Z" w16du:dateUtc="2025-06-03T20:53:00Z">
          <w:pPr/>
        </w:pPrChange>
      </w:pPr>
    </w:p>
    <w:p w14:paraId="1C3DC26E" w14:textId="2BD0ABDE" w:rsidR="007B39B1" w:rsidRPr="00E27D6C" w:rsidRDefault="00864823" w:rsidP="00E27D6C">
      <w:pPr>
        <w:spacing w:line="360" w:lineRule="auto"/>
        <w:rPr>
          <w:rFonts w:ascii="Times New Roman" w:eastAsia="Calibri" w:hAnsi="Times New Roman" w:cs="Times New Roman"/>
          <w:strike/>
          <w:color w:val="000000" w:themeColor="text1"/>
          <w:rPrChange w:id="91" w:author="Wangjingyi Liao" w:date="2025-06-03T21:53:00Z" w16du:dateUtc="2025-06-03T20:53:00Z">
            <w:rPr>
              <w:rFonts w:eastAsia="Calibri" w:cstheme="minorHAnsi"/>
              <w:strike/>
              <w:color w:val="000000" w:themeColor="text1"/>
            </w:rPr>
          </w:rPrChange>
        </w:rPr>
        <w:pPrChange w:id="92" w:author="Wangjingyi Liao" w:date="2025-06-03T21:53:00Z" w16du:dateUtc="2025-06-03T20:53:00Z">
          <w:pPr/>
        </w:pPrChange>
      </w:pPr>
      <w:r w:rsidRPr="00E27D6C">
        <w:rPr>
          <w:rFonts w:ascii="Times New Roman" w:eastAsia="Calibri" w:hAnsi="Times New Roman" w:cs="Times New Roman"/>
          <w:color w:val="000000" w:themeColor="text1"/>
          <w:rPrChange w:id="93" w:author="Wangjingyi Liao" w:date="2025-06-03T21:53:00Z" w16du:dateUtc="2025-06-03T20:53:00Z">
            <w:rPr>
              <w:rFonts w:eastAsia="Calibri" w:cstheme="minorHAnsi"/>
              <w:color w:val="000000" w:themeColor="text1"/>
            </w:rPr>
          </w:rPrChange>
        </w:rPr>
        <w:t>Evidence</w:t>
      </w:r>
      <w:r w:rsidR="000A62B5" w:rsidRPr="00E27D6C">
        <w:rPr>
          <w:rFonts w:ascii="Times New Roman" w:eastAsia="Calibri" w:hAnsi="Times New Roman" w:cs="Times New Roman"/>
          <w:color w:val="000000" w:themeColor="text1"/>
          <w:rPrChange w:id="94" w:author="Wangjingyi Liao" w:date="2025-06-03T21:53:00Z" w16du:dateUtc="2025-06-03T20:53:00Z">
            <w:rPr>
              <w:rFonts w:eastAsia="Calibri" w:cstheme="minorHAnsi"/>
              <w:color w:val="000000" w:themeColor="text1"/>
            </w:rPr>
          </w:rPrChange>
        </w:rPr>
        <w:t xml:space="preserve"> indicates a great degree of genetic overlap between psychiatric </w:t>
      </w:r>
      <w:r w:rsidR="00D55EAA" w:rsidRPr="00E27D6C">
        <w:rPr>
          <w:rFonts w:ascii="Times New Roman" w:eastAsia="Calibri" w:hAnsi="Times New Roman" w:cs="Times New Roman"/>
          <w:color w:val="000000" w:themeColor="text1"/>
          <w:rPrChange w:id="95" w:author="Wangjingyi Liao" w:date="2025-06-03T21:53:00Z" w16du:dateUtc="2025-06-03T20:53:00Z">
            <w:rPr>
              <w:rFonts w:eastAsia="Calibri" w:cstheme="minorHAnsi"/>
              <w:color w:val="000000" w:themeColor="text1"/>
            </w:rPr>
          </w:rPrChange>
        </w:rPr>
        <w:t>diagnoses. Accounting</w:t>
      </w:r>
      <w:r w:rsidR="000A62B5" w:rsidRPr="00E27D6C">
        <w:rPr>
          <w:rFonts w:ascii="Times New Roman" w:eastAsia="Calibri" w:hAnsi="Times New Roman" w:cs="Times New Roman"/>
          <w:color w:val="000000" w:themeColor="text1"/>
          <w:rPrChange w:id="96" w:author="Wangjingyi Liao" w:date="2025-06-03T21:53:00Z" w16du:dateUtc="2025-06-03T20:53:00Z">
            <w:rPr>
              <w:rFonts w:eastAsia="Calibri" w:cstheme="minorHAnsi"/>
              <w:color w:val="000000" w:themeColor="text1"/>
            </w:rPr>
          </w:rPrChange>
        </w:rPr>
        <w:t xml:space="preserve"> for these transdiagnostic effects </w:t>
      </w:r>
      <w:r w:rsidR="34AFB008" w:rsidRPr="00E27D6C">
        <w:rPr>
          <w:rFonts w:ascii="Times New Roman" w:eastAsia="Calibri" w:hAnsi="Times New Roman" w:cs="Times New Roman"/>
          <w:color w:val="000000" w:themeColor="text1"/>
          <w:rPrChange w:id="97" w:author="Wangjingyi Liao" w:date="2025-06-03T21:53:00Z" w16du:dateUtc="2025-06-03T20:53:00Z">
            <w:rPr>
              <w:rFonts w:eastAsia="Calibri" w:cstheme="minorHAnsi"/>
              <w:color w:val="000000" w:themeColor="text1"/>
            </w:rPr>
          </w:rPrChange>
        </w:rPr>
        <w:t xml:space="preserve">can sharpen research on disorder-specific genetic </w:t>
      </w:r>
      <w:r w:rsidR="00183D6F" w:rsidRPr="00E27D6C">
        <w:rPr>
          <w:rFonts w:ascii="Times New Roman" w:eastAsia="Calibri" w:hAnsi="Times New Roman" w:cs="Times New Roman"/>
          <w:color w:val="000000" w:themeColor="text1"/>
          <w:rPrChange w:id="98" w:author="Wangjingyi Liao" w:date="2025-06-03T21:53:00Z" w16du:dateUtc="2025-06-03T20:53:00Z">
            <w:rPr>
              <w:rFonts w:eastAsia="Calibri" w:cstheme="minorHAnsi"/>
              <w:color w:val="000000" w:themeColor="text1"/>
            </w:rPr>
          </w:rPrChange>
        </w:rPr>
        <w:t>architecture</w:t>
      </w:r>
      <w:r w:rsidR="34AFB008" w:rsidRPr="00E27D6C">
        <w:rPr>
          <w:rFonts w:ascii="Times New Roman" w:eastAsia="Calibri" w:hAnsi="Times New Roman" w:cs="Times New Roman"/>
          <w:color w:val="000000" w:themeColor="text1"/>
          <w:rPrChange w:id="99" w:author="Wangjingyi Liao" w:date="2025-06-03T21:53:00Z" w16du:dateUtc="2025-06-03T20:53:00Z">
            <w:rPr>
              <w:rFonts w:eastAsia="Calibri" w:cstheme="minorHAnsi"/>
              <w:color w:val="000000" w:themeColor="text1"/>
            </w:rPr>
          </w:rPrChange>
        </w:rPr>
        <w:t>.</w:t>
      </w:r>
      <w:r w:rsidR="00D55EAA" w:rsidRPr="00E27D6C">
        <w:rPr>
          <w:rFonts w:ascii="Times New Roman" w:eastAsia="Calibri" w:hAnsi="Times New Roman" w:cs="Times New Roman"/>
          <w:color w:val="000000" w:themeColor="text1"/>
          <w:rPrChange w:id="100" w:author="Wangjingyi Liao" w:date="2025-06-03T21:53:00Z" w16du:dateUtc="2025-06-03T20:53:00Z">
            <w:rPr>
              <w:rFonts w:eastAsia="Calibri" w:cstheme="minorHAnsi"/>
              <w:color w:val="000000" w:themeColor="text1"/>
            </w:rPr>
          </w:rPrChange>
        </w:rPr>
        <w:t xml:space="preserve"> </w:t>
      </w:r>
      <w:r w:rsidR="003C3B56" w:rsidRPr="00E27D6C">
        <w:rPr>
          <w:rFonts w:ascii="Times New Roman" w:eastAsia="Calibri" w:hAnsi="Times New Roman" w:cs="Times New Roman"/>
          <w:color w:val="000000" w:themeColor="text1"/>
          <w:rPrChange w:id="101" w:author="Wangjingyi Liao" w:date="2025-06-03T21:53:00Z" w16du:dateUtc="2025-06-03T20:53:00Z">
            <w:rPr>
              <w:rFonts w:eastAsia="Calibri" w:cstheme="minorHAnsi"/>
              <w:color w:val="000000" w:themeColor="text1"/>
            </w:rPr>
          </w:rPrChange>
        </w:rPr>
        <w:t xml:space="preserve">Here </w:t>
      </w:r>
      <w:r w:rsidR="34AFB008" w:rsidRPr="00E27D6C">
        <w:rPr>
          <w:rFonts w:ascii="Times New Roman" w:eastAsia="Calibri" w:hAnsi="Times New Roman" w:cs="Times New Roman"/>
          <w:color w:val="000000" w:themeColor="text1"/>
          <w:rPrChange w:id="102" w:author="Wangjingyi Liao" w:date="2025-06-03T21:53:00Z" w16du:dateUtc="2025-06-03T20:53:00Z">
            <w:rPr>
              <w:rFonts w:eastAsia="Calibri" w:cstheme="minorHAnsi"/>
              <w:color w:val="000000" w:themeColor="text1"/>
            </w:rPr>
          </w:rPrChange>
        </w:rPr>
        <w:t>we isolate genetic effects</w:t>
      </w:r>
      <w:r w:rsidR="00D55EAA" w:rsidRPr="00E27D6C">
        <w:rPr>
          <w:rFonts w:ascii="Times New Roman" w:eastAsia="Calibri" w:hAnsi="Times New Roman" w:cs="Times New Roman"/>
          <w:color w:val="000000" w:themeColor="text1"/>
          <w:rPrChange w:id="103" w:author="Wangjingyi Liao" w:date="2025-06-03T21:53:00Z" w16du:dateUtc="2025-06-03T20:53:00Z">
            <w:rPr>
              <w:rFonts w:eastAsia="Calibri" w:cstheme="minorHAnsi"/>
              <w:color w:val="000000" w:themeColor="text1"/>
            </w:rPr>
          </w:rPrChange>
        </w:rPr>
        <w:t xml:space="preserve"> that are shared</w:t>
      </w:r>
      <w:r w:rsidR="34AFB008" w:rsidRPr="00E27D6C">
        <w:rPr>
          <w:rFonts w:ascii="Times New Roman" w:eastAsia="Calibri" w:hAnsi="Times New Roman" w:cs="Times New Roman"/>
          <w:color w:val="000000" w:themeColor="text1"/>
          <w:rPrChange w:id="104" w:author="Wangjingyi Liao" w:date="2025-06-03T21:53:00Z" w16du:dateUtc="2025-06-03T20:53:00Z">
            <w:rPr>
              <w:rFonts w:eastAsia="Calibri" w:cstheme="minorHAnsi"/>
              <w:color w:val="000000" w:themeColor="text1"/>
            </w:rPr>
          </w:rPrChange>
        </w:rPr>
        <w:t xml:space="preserve"> </w:t>
      </w:r>
      <w:r w:rsidR="003C3B56" w:rsidRPr="00E27D6C">
        <w:rPr>
          <w:rFonts w:ascii="Times New Roman" w:eastAsia="Calibri" w:hAnsi="Times New Roman" w:cs="Times New Roman"/>
          <w:color w:val="000000" w:themeColor="text1"/>
          <w:rPrChange w:id="105" w:author="Wangjingyi Liao" w:date="2025-06-03T21:53:00Z" w16du:dateUtc="2025-06-03T20:53:00Z">
            <w:rPr>
              <w:rFonts w:eastAsia="Calibri" w:cstheme="minorHAnsi"/>
              <w:color w:val="000000" w:themeColor="text1"/>
            </w:rPr>
          </w:rPrChange>
        </w:rPr>
        <w:t>across 11 major psychiatric disorders</w:t>
      </w:r>
      <w:r w:rsidR="00FF7982" w:rsidRPr="00E27D6C">
        <w:rPr>
          <w:rFonts w:ascii="Times New Roman" w:eastAsia="Calibri" w:hAnsi="Times New Roman" w:cs="Times New Roman"/>
          <w:color w:val="000000" w:themeColor="text1"/>
          <w:rPrChange w:id="106" w:author="Wangjingyi Liao" w:date="2025-06-03T21:53:00Z" w16du:dateUtc="2025-06-03T20:53:00Z">
            <w:rPr>
              <w:rFonts w:eastAsia="Calibri" w:cstheme="minorHAnsi"/>
              <w:color w:val="000000" w:themeColor="text1"/>
            </w:rPr>
          </w:rPrChange>
        </w:rPr>
        <w:t xml:space="preserve"> </w:t>
      </w:r>
      <w:r w:rsidR="00660239" w:rsidRPr="00E27D6C">
        <w:rPr>
          <w:rFonts w:ascii="Times New Roman" w:eastAsia="Calibri" w:hAnsi="Times New Roman" w:cs="Times New Roman"/>
          <w:color w:val="000000" w:themeColor="text1"/>
          <w:rPrChange w:id="107" w:author="Wangjingyi Liao" w:date="2025-06-03T21:53:00Z" w16du:dateUtc="2025-06-03T20:53:00Z">
            <w:rPr>
              <w:rFonts w:eastAsia="Calibri" w:cstheme="minorHAnsi"/>
              <w:color w:val="000000" w:themeColor="text1"/>
            </w:rPr>
          </w:rPrChange>
        </w:rPr>
        <w:t xml:space="preserve">(p factor) </w:t>
      </w:r>
      <w:r w:rsidR="00FF7982" w:rsidRPr="00E27D6C">
        <w:rPr>
          <w:rFonts w:ascii="Times New Roman" w:eastAsia="Calibri" w:hAnsi="Times New Roman" w:cs="Times New Roman"/>
          <w:color w:val="000000" w:themeColor="text1"/>
          <w:rPrChange w:id="108" w:author="Wangjingyi Liao" w:date="2025-06-03T21:53:00Z" w16du:dateUtc="2025-06-03T20:53:00Z">
            <w:rPr>
              <w:rFonts w:eastAsia="Calibri" w:cstheme="minorHAnsi"/>
              <w:color w:val="000000" w:themeColor="text1"/>
            </w:rPr>
          </w:rPrChange>
        </w:rPr>
        <w:t>to gain</w:t>
      </w:r>
      <w:r w:rsidR="00D55EAA" w:rsidRPr="00E27D6C">
        <w:rPr>
          <w:rFonts w:ascii="Times New Roman" w:eastAsia="Calibri" w:hAnsi="Times New Roman" w:cs="Times New Roman"/>
          <w:color w:val="000000" w:themeColor="text1"/>
          <w:rPrChange w:id="109" w:author="Wangjingyi Liao" w:date="2025-06-03T21:53:00Z" w16du:dateUtc="2025-06-03T20:53:00Z">
            <w:rPr>
              <w:rFonts w:eastAsia="Calibri" w:cstheme="minorHAnsi"/>
              <w:color w:val="000000" w:themeColor="text1"/>
            </w:rPr>
          </w:rPrChange>
        </w:rPr>
        <w:t xml:space="preserve"> further</w:t>
      </w:r>
      <w:r w:rsidR="00FF7982" w:rsidRPr="00E27D6C">
        <w:rPr>
          <w:rFonts w:ascii="Times New Roman" w:eastAsia="Calibri" w:hAnsi="Times New Roman" w:cs="Times New Roman"/>
          <w:color w:val="000000" w:themeColor="text1"/>
          <w:rPrChange w:id="110" w:author="Wangjingyi Liao" w:date="2025-06-03T21:53:00Z" w16du:dateUtc="2025-06-03T20:53:00Z">
            <w:rPr>
              <w:rFonts w:eastAsia="Calibri" w:cstheme="minorHAnsi"/>
              <w:color w:val="000000" w:themeColor="text1"/>
            </w:rPr>
          </w:rPrChange>
        </w:rPr>
        <w:t xml:space="preserve"> insight into </w:t>
      </w:r>
      <w:r w:rsidR="00D55EAA" w:rsidRPr="00E27D6C">
        <w:rPr>
          <w:rFonts w:ascii="Times New Roman" w:eastAsia="Calibri" w:hAnsi="Times New Roman" w:cs="Times New Roman"/>
          <w:color w:val="000000" w:themeColor="text1"/>
          <w:rPrChange w:id="111" w:author="Wangjingyi Liao" w:date="2025-06-03T21:53:00Z" w16du:dateUtc="2025-06-03T20:53:00Z">
            <w:rPr>
              <w:rFonts w:eastAsia="Calibri" w:cstheme="minorHAnsi"/>
              <w:color w:val="000000" w:themeColor="text1"/>
            </w:rPr>
          </w:rPrChange>
        </w:rPr>
        <w:t xml:space="preserve">genetic specificity and comorbidity </w:t>
      </w:r>
      <w:r w:rsidR="00660239" w:rsidRPr="00E27D6C">
        <w:rPr>
          <w:rFonts w:ascii="Times New Roman" w:eastAsia="Calibri" w:hAnsi="Times New Roman" w:cs="Times New Roman"/>
          <w:color w:val="000000" w:themeColor="text1"/>
          <w:rPrChange w:id="112" w:author="Wangjingyi Liao" w:date="2025-06-03T21:53:00Z" w16du:dateUtc="2025-06-03T20:53:00Z">
            <w:rPr>
              <w:rFonts w:eastAsia="Calibri" w:cstheme="minorHAnsi"/>
              <w:color w:val="000000" w:themeColor="text1"/>
            </w:rPr>
          </w:rPrChange>
        </w:rPr>
        <w:t xml:space="preserve">over and above that contributed by </w:t>
      </w:r>
      <w:r w:rsidR="00122934" w:rsidRPr="00E27D6C">
        <w:rPr>
          <w:rFonts w:ascii="Times New Roman" w:eastAsia="Calibri" w:hAnsi="Times New Roman" w:cs="Times New Roman"/>
          <w:color w:val="000000" w:themeColor="text1"/>
          <w:rPrChange w:id="113" w:author="Wangjingyi Liao" w:date="2025-06-03T21:53:00Z" w16du:dateUtc="2025-06-03T20:53:00Z">
            <w:rPr>
              <w:rFonts w:eastAsia="Calibri" w:cstheme="minorHAnsi"/>
              <w:color w:val="000000" w:themeColor="text1"/>
            </w:rPr>
          </w:rPrChange>
        </w:rPr>
        <w:t>the p factor</w:t>
      </w:r>
      <w:r w:rsidR="00660239" w:rsidRPr="00E27D6C">
        <w:rPr>
          <w:rFonts w:ascii="Times New Roman" w:eastAsia="Calibri" w:hAnsi="Times New Roman" w:cs="Times New Roman"/>
          <w:color w:val="000000" w:themeColor="text1"/>
          <w:rPrChange w:id="114" w:author="Wangjingyi Liao" w:date="2025-06-03T21:53:00Z" w16du:dateUtc="2025-06-03T20:53:00Z">
            <w:rPr>
              <w:rFonts w:eastAsia="Calibri" w:cstheme="minorHAnsi"/>
              <w:color w:val="000000" w:themeColor="text1"/>
            </w:rPr>
          </w:rPrChange>
        </w:rPr>
        <w:t>, unique to each psychiatric disorder.</w:t>
      </w:r>
      <w:r w:rsidR="00D55EAA" w:rsidRPr="00E27D6C">
        <w:rPr>
          <w:rFonts w:ascii="Times New Roman" w:eastAsia="Calibri" w:hAnsi="Times New Roman" w:cs="Times New Roman"/>
          <w:color w:val="000000" w:themeColor="text1"/>
          <w:rPrChange w:id="115" w:author="Wangjingyi Liao" w:date="2025-06-03T21:53:00Z" w16du:dateUtc="2025-06-03T20:53:00Z">
            <w:rPr>
              <w:rFonts w:eastAsia="Calibri" w:cstheme="minorHAnsi"/>
              <w:color w:val="000000" w:themeColor="text1"/>
            </w:rPr>
          </w:rPrChange>
        </w:rPr>
        <w:t xml:space="preserve"> </w:t>
      </w:r>
      <w:r w:rsidR="005375B5" w:rsidRPr="00E27D6C">
        <w:rPr>
          <w:rFonts w:ascii="Times New Roman" w:eastAsia="Calibri" w:hAnsi="Times New Roman" w:cs="Times New Roman"/>
          <w:color w:val="000000" w:themeColor="text1"/>
          <w:rPrChange w:id="116" w:author="Wangjingyi Liao" w:date="2025-06-03T21:53:00Z" w16du:dateUtc="2025-06-03T20:53:00Z">
            <w:rPr>
              <w:rFonts w:eastAsia="Calibri" w:cstheme="minorHAnsi"/>
              <w:color w:val="000000" w:themeColor="text1"/>
            </w:rPr>
          </w:rPrChange>
        </w:rPr>
        <w:t xml:space="preserve">After </w:t>
      </w:r>
      <w:r w:rsidR="00122934" w:rsidRPr="00E27D6C">
        <w:rPr>
          <w:rFonts w:ascii="Times New Roman" w:eastAsia="Calibri" w:hAnsi="Times New Roman" w:cs="Times New Roman"/>
          <w:color w:val="000000" w:themeColor="text1"/>
          <w:rPrChange w:id="117" w:author="Wangjingyi Liao" w:date="2025-06-03T21:53:00Z" w16du:dateUtc="2025-06-03T20:53:00Z">
            <w:rPr>
              <w:rFonts w:eastAsia="Calibri" w:cstheme="minorHAnsi"/>
              <w:color w:val="000000" w:themeColor="text1"/>
            </w:rPr>
          </w:rPrChange>
        </w:rPr>
        <w:t>adjusting</w:t>
      </w:r>
      <w:r w:rsidR="00660239" w:rsidRPr="00E27D6C">
        <w:rPr>
          <w:rFonts w:ascii="Times New Roman" w:eastAsia="Calibri" w:hAnsi="Times New Roman" w:cs="Times New Roman"/>
          <w:color w:val="000000" w:themeColor="text1"/>
          <w:rPrChange w:id="118" w:author="Wangjingyi Liao" w:date="2025-06-03T21:53:00Z" w16du:dateUtc="2025-06-03T20:53:00Z">
            <w:rPr>
              <w:rFonts w:eastAsia="Calibri" w:cstheme="minorHAnsi"/>
              <w:color w:val="000000" w:themeColor="text1"/>
            </w:rPr>
          </w:rPrChange>
        </w:rPr>
        <w:t xml:space="preserve"> for </w:t>
      </w:r>
      <w:r w:rsidR="00122934" w:rsidRPr="00E27D6C">
        <w:rPr>
          <w:rFonts w:ascii="Times New Roman" w:eastAsia="Calibri" w:hAnsi="Times New Roman" w:cs="Times New Roman"/>
          <w:color w:val="000000" w:themeColor="text1"/>
          <w:rPrChange w:id="119" w:author="Wangjingyi Liao" w:date="2025-06-03T21:53:00Z" w16du:dateUtc="2025-06-03T20:53:00Z">
            <w:rPr>
              <w:rFonts w:eastAsia="Calibri" w:cstheme="minorHAnsi"/>
              <w:color w:val="000000" w:themeColor="text1"/>
            </w:rPr>
          </w:rPrChange>
        </w:rPr>
        <w:t>transdiagnostic genetic effects</w:t>
      </w:r>
      <w:r w:rsidR="005375B5" w:rsidRPr="00E27D6C">
        <w:rPr>
          <w:rFonts w:ascii="Times New Roman" w:eastAsia="Calibri" w:hAnsi="Times New Roman" w:cs="Times New Roman"/>
          <w:color w:val="000000" w:themeColor="text1"/>
          <w:rPrChange w:id="120" w:author="Wangjingyi Liao" w:date="2025-06-03T21:53:00Z" w16du:dateUtc="2025-06-03T20:53:00Z">
            <w:rPr>
              <w:rFonts w:eastAsia="Calibri" w:cstheme="minorHAnsi"/>
              <w:color w:val="000000" w:themeColor="text1"/>
            </w:rPr>
          </w:rPrChange>
        </w:rPr>
        <w:t xml:space="preserve">, </w:t>
      </w:r>
      <w:r w:rsidR="00FC2C51" w:rsidRPr="00E27D6C">
        <w:rPr>
          <w:rFonts w:ascii="Times New Roman" w:eastAsia="Calibri" w:hAnsi="Times New Roman" w:cs="Times New Roman"/>
          <w:color w:val="000000" w:themeColor="text1"/>
          <w:rPrChange w:id="121" w:author="Wangjingyi Liao" w:date="2025-06-03T21:53:00Z" w16du:dateUtc="2025-06-03T20:53:00Z">
            <w:rPr>
              <w:rFonts w:eastAsia="Calibri" w:cstheme="minorHAnsi"/>
              <w:color w:val="000000" w:themeColor="text1"/>
            </w:rPr>
          </w:rPrChange>
        </w:rPr>
        <w:t>we examined genetic correlations among psychiatric traits as well as relationships with other biobehavioural traits</w:t>
      </w:r>
      <w:r w:rsidR="00455082" w:rsidRPr="00E27D6C">
        <w:rPr>
          <w:rFonts w:ascii="Times New Roman" w:eastAsiaTheme="minorEastAsia" w:hAnsi="Times New Roman" w:cs="Times New Roman"/>
          <w:color w:val="000000" w:themeColor="text1"/>
          <w:lang w:eastAsia="zh-CN"/>
          <w:rPrChange w:id="122" w:author="Wangjingyi Liao" w:date="2025-06-03T21:53:00Z" w16du:dateUtc="2025-06-03T20:53:00Z">
            <w:rPr>
              <w:rFonts w:eastAsiaTheme="minorEastAsia" w:cstheme="minorHAnsi" w:hint="eastAsia"/>
              <w:color w:val="000000" w:themeColor="text1"/>
              <w:lang w:eastAsia="zh-CN"/>
            </w:rPr>
          </w:rPrChange>
        </w:rPr>
        <w:t xml:space="preserve">. </w:t>
      </w:r>
      <w:r w:rsidR="00EC26B4" w:rsidRPr="00E27D6C">
        <w:rPr>
          <w:rFonts w:ascii="Times New Roman" w:eastAsia="Calibri" w:hAnsi="Times New Roman" w:cs="Times New Roman"/>
          <w:color w:val="000000" w:themeColor="text1"/>
          <w:rPrChange w:id="123" w:author="Wangjingyi Liao" w:date="2025-06-03T21:53:00Z" w16du:dateUtc="2025-06-03T20:53:00Z">
            <w:rPr>
              <w:rFonts w:eastAsia="Calibri" w:cstheme="minorHAnsi"/>
              <w:color w:val="000000" w:themeColor="text1"/>
            </w:rPr>
          </w:rPrChange>
        </w:rPr>
        <w:t>T</w:t>
      </w:r>
      <w:r w:rsidR="34AFB008" w:rsidRPr="00E27D6C">
        <w:rPr>
          <w:rFonts w:ascii="Times New Roman" w:eastAsia="Calibri" w:hAnsi="Times New Roman" w:cs="Times New Roman"/>
          <w:color w:val="000000" w:themeColor="text1"/>
          <w:rPrChange w:id="124" w:author="Wangjingyi Liao" w:date="2025-06-03T21:53:00Z" w16du:dateUtc="2025-06-03T20:53:00Z">
            <w:rPr>
              <w:rFonts w:eastAsia="Calibri" w:cstheme="minorHAnsi"/>
              <w:color w:val="000000" w:themeColor="text1"/>
            </w:rPr>
          </w:rPrChange>
        </w:rPr>
        <w:t xml:space="preserve">he landscape of genetic associations between pairs of </w:t>
      </w:r>
      <w:r w:rsidR="00122934" w:rsidRPr="00E27D6C">
        <w:rPr>
          <w:rFonts w:ascii="Times New Roman" w:eastAsia="Calibri" w:hAnsi="Times New Roman" w:cs="Times New Roman"/>
          <w:color w:val="000000" w:themeColor="text1"/>
          <w:rPrChange w:id="125" w:author="Wangjingyi Liao" w:date="2025-06-03T21:53:00Z" w16du:dateUtc="2025-06-03T20:53:00Z">
            <w:rPr>
              <w:rFonts w:eastAsia="Calibri" w:cstheme="minorHAnsi"/>
              <w:color w:val="000000" w:themeColor="text1"/>
            </w:rPr>
          </w:rPrChange>
        </w:rPr>
        <w:t xml:space="preserve">psychiatric </w:t>
      </w:r>
      <w:r w:rsidR="34AFB008" w:rsidRPr="00E27D6C">
        <w:rPr>
          <w:rFonts w:ascii="Times New Roman" w:eastAsia="Calibri" w:hAnsi="Times New Roman" w:cs="Times New Roman"/>
          <w:color w:val="000000" w:themeColor="text1"/>
          <w:rPrChange w:id="126" w:author="Wangjingyi Liao" w:date="2025-06-03T21:53:00Z" w16du:dateUtc="2025-06-03T20:53:00Z">
            <w:rPr>
              <w:rFonts w:eastAsia="Calibri" w:cstheme="minorHAnsi"/>
              <w:color w:val="000000" w:themeColor="text1"/>
            </w:rPr>
          </w:rPrChange>
        </w:rPr>
        <w:t>disorders changed substantially</w:t>
      </w:r>
      <w:r w:rsidR="00122934" w:rsidRPr="00E27D6C">
        <w:rPr>
          <w:rFonts w:ascii="Times New Roman" w:eastAsia="Calibri" w:hAnsi="Times New Roman" w:cs="Times New Roman"/>
          <w:color w:val="000000" w:themeColor="text1"/>
          <w:rPrChange w:id="127" w:author="Wangjingyi Liao" w:date="2025-06-03T21:53:00Z" w16du:dateUtc="2025-06-03T20:53:00Z">
            <w:rPr>
              <w:rFonts w:eastAsia="Calibri" w:cstheme="minorHAnsi"/>
              <w:color w:val="000000" w:themeColor="text1"/>
            </w:rPr>
          </w:rPrChange>
        </w:rPr>
        <w:t xml:space="preserve">, </w:t>
      </w:r>
      <w:r w:rsidR="00E93BDB" w:rsidRPr="00E27D6C">
        <w:rPr>
          <w:rFonts w:ascii="Times New Roman" w:eastAsia="Calibri" w:hAnsi="Times New Roman" w:cs="Times New Roman"/>
          <w:color w:val="000000" w:themeColor="text1"/>
          <w:rPrChange w:id="128" w:author="Wangjingyi Liao" w:date="2025-06-03T21:53:00Z" w16du:dateUtc="2025-06-03T20:53:00Z">
            <w:rPr>
              <w:rFonts w:eastAsia="Calibri" w:cstheme="minorHAnsi"/>
              <w:color w:val="000000" w:themeColor="text1"/>
            </w:rPr>
          </w:rPrChange>
        </w:rPr>
        <w:t xml:space="preserve">and </w:t>
      </w:r>
      <w:r w:rsidR="00D10C6D" w:rsidRPr="00E27D6C">
        <w:rPr>
          <w:rFonts w:ascii="Times New Roman" w:eastAsia="Calibri" w:hAnsi="Times New Roman" w:cs="Times New Roman"/>
          <w:color w:val="000000" w:themeColor="text1"/>
          <w:rPrChange w:id="129" w:author="Wangjingyi Liao" w:date="2025-06-03T21:53:00Z" w16du:dateUtc="2025-06-03T20:53:00Z">
            <w:rPr>
              <w:rFonts w:eastAsia="Calibri" w:cstheme="minorHAnsi"/>
              <w:color w:val="000000" w:themeColor="text1"/>
            </w:rPr>
          </w:rPrChange>
        </w:rPr>
        <w:t xml:space="preserve">their </w:t>
      </w:r>
      <w:r w:rsidR="00183D6F" w:rsidRPr="00E27D6C">
        <w:rPr>
          <w:rFonts w:ascii="Times New Roman" w:eastAsia="Calibri" w:hAnsi="Times New Roman" w:cs="Times New Roman"/>
          <w:color w:val="000000" w:themeColor="text1"/>
          <w:rPrChange w:id="130" w:author="Wangjingyi Liao" w:date="2025-06-03T21:53:00Z" w16du:dateUtc="2025-06-03T20:53:00Z">
            <w:rPr>
              <w:rFonts w:eastAsia="Calibri" w:cstheme="minorHAnsi"/>
              <w:color w:val="000000" w:themeColor="text1"/>
            </w:rPr>
          </w:rPrChange>
        </w:rPr>
        <w:t>g</w:t>
      </w:r>
      <w:r w:rsidR="34AFB008" w:rsidRPr="00E27D6C">
        <w:rPr>
          <w:rFonts w:ascii="Times New Roman" w:eastAsia="Calibri" w:hAnsi="Times New Roman" w:cs="Times New Roman"/>
          <w:color w:val="000000" w:themeColor="text1"/>
          <w:rPrChange w:id="131" w:author="Wangjingyi Liao" w:date="2025-06-03T21:53:00Z" w16du:dateUtc="2025-06-03T20:53:00Z">
            <w:rPr>
              <w:rFonts w:eastAsia="Calibri" w:cstheme="minorHAnsi"/>
              <w:color w:val="000000" w:themeColor="text1"/>
            </w:rPr>
          </w:rPrChange>
        </w:rPr>
        <w:t xml:space="preserve">enetic correlations with biobehavioural traits </w:t>
      </w:r>
      <w:r w:rsidR="00352C29" w:rsidRPr="00E27D6C">
        <w:rPr>
          <w:rFonts w:ascii="Times New Roman" w:eastAsia="Calibri" w:hAnsi="Times New Roman" w:cs="Times New Roman"/>
          <w:color w:val="000000" w:themeColor="text1"/>
          <w:rPrChange w:id="132" w:author="Wangjingyi Liao" w:date="2025-06-03T21:53:00Z" w16du:dateUtc="2025-06-03T20:53:00Z">
            <w:rPr>
              <w:rFonts w:eastAsia="Calibri" w:cstheme="minorHAnsi"/>
              <w:color w:val="000000" w:themeColor="text1"/>
            </w:rPr>
          </w:rPrChange>
        </w:rPr>
        <w:t xml:space="preserve">showed greater specificity. </w:t>
      </w:r>
      <w:r w:rsidR="00122934" w:rsidRPr="00E27D6C">
        <w:rPr>
          <w:rFonts w:ascii="Times New Roman" w:hAnsi="Times New Roman" w:cs="Times New Roman"/>
          <w:rPrChange w:id="133" w:author="Wangjingyi Liao" w:date="2025-06-03T21:53:00Z" w16du:dateUtc="2025-06-03T20:53:00Z">
            <w:rPr>
              <w:rFonts w:cstheme="minorHAnsi"/>
            </w:rPr>
          </w:rPrChange>
        </w:rPr>
        <w:t>I</w:t>
      </w:r>
      <w:r w:rsidR="005375B5" w:rsidRPr="00E27D6C">
        <w:rPr>
          <w:rFonts w:ascii="Times New Roman" w:hAnsi="Times New Roman" w:cs="Times New Roman"/>
          <w:rPrChange w:id="134" w:author="Wangjingyi Liao" w:date="2025-06-03T21:53:00Z" w16du:dateUtc="2025-06-03T20:53:00Z">
            <w:rPr>
              <w:rFonts w:cstheme="minorHAnsi"/>
            </w:rPr>
          </w:rPrChange>
        </w:rPr>
        <w:t xml:space="preserve">solating </w:t>
      </w:r>
      <w:r w:rsidR="00D10C6D" w:rsidRPr="00E27D6C">
        <w:rPr>
          <w:rFonts w:ascii="Times New Roman" w:hAnsi="Times New Roman" w:cs="Times New Roman"/>
          <w:rPrChange w:id="135" w:author="Wangjingyi Liao" w:date="2025-06-03T21:53:00Z" w16du:dateUtc="2025-06-03T20:53:00Z">
            <w:rPr>
              <w:rFonts w:cstheme="minorHAnsi"/>
            </w:rPr>
          </w:rPrChange>
        </w:rPr>
        <w:t xml:space="preserve">transdiagnostic genetic effects </w:t>
      </w:r>
      <w:r w:rsidR="00E93BDB" w:rsidRPr="00E27D6C">
        <w:rPr>
          <w:rFonts w:ascii="Times New Roman" w:hAnsi="Times New Roman" w:cs="Times New Roman"/>
          <w:rPrChange w:id="136" w:author="Wangjingyi Liao" w:date="2025-06-03T21:53:00Z" w16du:dateUtc="2025-06-03T20:53:00Z">
            <w:rPr>
              <w:rFonts w:cstheme="minorHAnsi"/>
            </w:rPr>
          </w:rPrChange>
        </w:rPr>
        <w:t>across</w:t>
      </w:r>
      <w:r w:rsidR="005375B5" w:rsidRPr="00E27D6C">
        <w:rPr>
          <w:rFonts w:ascii="Times New Roman" w:hAnsi="Times New Roman" w:cs="Times New Roman"/>
          <w:rPrChange w:id="137" w:author="Wangjingyi Liao" w:date="2025-06-03T21:53:00Z" w16du:dateUtc="2025-06-03T20:53:00Z">
            <w:rPr>
              <w:rFonts w:cstheme="minorHAnsi"/>
            </w:rPr>
          </w:rPrChange>
        </w:rPr>
        <w:t xml:space="preserve"> major psychiatric disorders </w:t>
      </w:r>
      <w:r w:rsidR="006C64C5" w:rsidRPr="00E27D6C">
        <w:rPr>
          <w:rFonts w:ascii="Times New Roman" w:hAnsi="Times New Roman" w:cs="Times New Roman"/>
          <w:rPrChange w:id="138" w:author="Wangjingyi Liao" w:date="2025-06-03T21:53:00Z" w16du:dateUtc="2025-06-03T20:53:00Z">
            <w:rPr>
              <w:rFonts w:cstheme="minorHAnsi"/>
            </w:rPr>
          </w:rPrChange>
        </w:rPr>
        <w:t>provides</w:t>
      </w:r>
      <w:r w:rsidR="005375B5" w:rsidRPr="00E27D6C">
        <w:rPr>
          <w:rFonts w:ascii="Times New Roman" w:hAnsi="Times New Roman" w:cs="Times New Roman"/>
          <w:rPrChange w:id="139" w:author="Wangjingyi Liao" w:date="2025-06-03T21:53:00Z" w16du:dateUtc="2025-06-03T20:53:00Z">
            <w:rPr>
              <w:rFonts w:cstheme="minorHAnsi"/>
            </w:rPr>
          </w:rPrChange>
        </w:rPr>
        <w:t xml:space="preserve"> </w:t>
      </w:r>
      <w:r w:rsidR="0058130D" w:rsidRPr="00E27D6C">
        <w:rPr>
          <w:rFonts w:ascii="Times New Roman" w:hAnsi="Times New Roman" w:cs="Times New Roman"/>
          <w:rPrChange w:id="140" w:author="Wangjingyi Liao" w:date="2025-06-03T21:53:00Z" w16du:dateUtc="2025-06-03T20:53:00Z">
            <w:rPr>
              <w:rFonts w:cstheme="minorHAnsi"/>
            </w:rPr>
          </w:rPrChange>
        </w:rPr>
        <w:t>a</w:t>
      </w:r>
      <w:r w:rsidR="005375B5" w:rsidRPr="00E27D6C">
        <w:rPr>
          <w:rFonts w:ascii="Times New Roman" w:hAnsi="Times New Roman" w:cs="Times New Roman"/>
          <w:rPrChange w:id="141" w:author="Wangjingyi Liao" w:date="2025-06-03T21:53:00Z" w16du:dateUtc="2025-06-03T20:53:00Z">
            <w:rPr>
              <w:rFonts w:cstheme="minorHAnsi"/>
            </w:rPr>
          </w:rPrChange>
        </w:rPr>
        <w:t xml:space="preserve"> </w:t>
      </w:r>
      <w:r w:rsidR="00D10C6D" w:rsidRPr="00E27D6C">
        <w:rPr>
          <w:rFonts w:ascii="Times New Roman" w:hAnsi="Times New Roman" w:cs="Times New Roman"/>
          <w:rPrChange w:id="142" w:author="Wangjingyi Liao" w:date="2025-06-03T21:53:00Z" w16du:dateUtc="2025-06-03T20:53:00Z">
            <w:rPr>
              <w:rFonts w:cstheme="minorHAnsi"/>
            </w:rPr>
          </w:rPrChange>
        </w:rPr>
        <w:t>nuanced</w:t>
      </w:r>
      <w:r w:rsidR="005375B5" w:rsidRPr="00E27D6C">
        <w:rPr>
          <w:rFonts w:ascii="Times New Roman" w:hAnsi="Times New Roman" w:cs="Times New Roman"/>
          <w:rPrChange w:id="143" w:author="Wangjingyi Liao" w:date="2025-06-03T21:53:00Z" w16du:dateUtc="2025-06-03T20:53:00Z">
            <w:rPr>
              <w:rFonts w:cstheme="minorHAnsi"/>
            </w:rPr>
          </w:rPrChange>
        </w:rPr>
        <w:t xml:space="preserve"> understanding of disorder-specific genetic architecture</w:t>
      </w:r>
      <w:r w:rsidR="00D10C6D" w:rsidRPr="00E27D6C">
        <w:rPr>
          <w:rFonts w:ascii="Times New Roman" w:hAnsi="Times New Roman" w:cs="Times New Roman"/>
          <w:rPrChange w:id="144" w:author="Wangjingyi Liao" w:date="2025-06-03T21:53:00Z" w16du:dateUtc="2025-06-03T20:53:00Z">
            <w:rPr>
              <w:rFonts w:cstheme="minorHAnsi"/>
            </w:rPr>
          </w:rPrChange>
        </w:rPr>
        <w:t xml:space="preserve"> and </w:t>
      </w:r>
      <w:r w:rsidR="00DD00F7" w:rsidRPr="00E27D6C">
        <w:rPr>
          <w:rFonts w:ascii="Times New Roman" w:hAnsi="Times New Roman" w:cs="Times New Roman"/>
          <w:rPrChange w:id="145" w:author="Wangjingyi Liao" w:date="2025-06-03T21:53:00Z" w16du:dateUtc="2025-06-03T20:53:00Z">
            <w:rPr>
              <w:rFonts w:cstheme="minorHAnsi"/>
            </w:rPr>
          </w:rPrChange>
        </w:rPr>
        <w:t xml:space="preserve">genetic </w:t>
      </w:r>
      <w:proofErr w:type="gramStart"/>
      <w:r w:rsidR="00DD00F7" w:rsidRPr="00E27D6C">
        <w:rPr>
          <w:rFonts w:ascii="Times New Roman" w:hAnsi="Times New Roman" w:cs="Times New Roman"/>
          <w:rPrChange w:id="146" w:author="Wangjingyi Liao" w:date="2025-06-03T21:53:00Z" w16du:dateUtc="2025-06-03T20:53:00Z">
            <w:rPr>
              <w:rFonts w:cstheme="minorHAnsi"/>
            </w:rPr>
          </w:rPrChange>
        </w:rPr>
        <w:t>comorbidity, and</w:t>
      </w:r>
      <w:proofErr w:type="gramEnd"/>
      <w:r w:rsidR="00DD00F7" w:rsidRPr="00E27D6C">
        <w:rPr>
          <w:rFonts w:ascii="Times New Roman" w:hAnsi="Times New Roman" w:cs="Times New Roman"/>
          <w:rPrChange w:id="147" w:author="Wangjingyi Liao" w:date="2025-06-03T21:53:00Z" w16du:dateUtc="2025-06-03T20:53:00Z">
            <w:rPr>
              <w:rFonts w:cstheme="minorHAnsi"/>
            </w:rPr>
          </w:rPrChange>
        </w:rPr>
        <w:t xml:space="preserve"> </w:t>
      </w:r>
      <w:r w:rsidR="00D10C6D" w:rsidRPr="00E27D6C">
        <w:rPr>
          <w:rFonts w:ascii="Times New Roman" w:hAnsi="Times New Roman" w:cs="Times New Roman"/>
          <w:rPrChange w:id="148" w:author="Wangjingyi Liao" w:date="2025-06-03T21:53:00Z" w16du:dateUtc="2025-06-03T20:53:00Z">
            <w:rPr/>
          </w:rPrChange>
        </w:rPr>
        <w:t>may help guide diagnostic nomenclature</w:t>
      </w:r>
      <w:r w:rsidR="002444BF" w:rsidRPr="00E27D6C">
        <w:rPr>
          <w:rFonts w:ascii="Times New Roman" w:hAnsi="Times New Roman" w:cs="Times New Roman"/>
          <w:rPrChange w:id="149" w:author="Wangjingyi Liao" w:date="2025-06-03T21:53:00Z" w16du:dateUtc="2025-06-03T20:53:00Z">
            <w:rPr/>
          </w:rPrChange>
        </w:rPr>
        <w:t xml:space="preserve"> and treatment research</w:t>
      </w:r>
      <w:r w:rsidR="005375B5" w:rsidRPr="00E27D6C">
        <w:rPr>
          <w:rFonts w:ascii="Times New Roman" w:hAnsi="Times New Roman" w:cs="Times New Roman"/>
          <w:rPrChange w:id="150" w:author="Wangjingyi Liao" w:date="2025-06-03T21:53:00Z" w16du:dateUtc="2025-06-03T20:53:00Z">
            <w:rPr>
              <w:rFonts w:cstheme="minorHAnsi"/>
            </w:rPr>
          </w:rPrChange>
        </w:rPr>
        <w:t xml:space="preserve">.  </w:t>
      </w:r>
      <w:r w:rsidR="34AFB008" w:rsidRPr="00E27D6C">
        <w:rPr>
          <w:rFonts w:ascii="Times New Roman" w:hAnsi="Times New Roman" w:cs="Times New Roman"/>
          <w:rPrChange w:id="151" w:author="Wangjingyi Liao" w:date="2025-06-03T21:53:00Z" w16du:dateUtc="2025-06-03T20:53:00Z">
            <w:rPr>
              <w:rFonts w:cstheme="minorHAnsi"/>
            </w:rPr>
          </w:rPrChange>
        </w:rPr>
        <w:br/>
      </w:r>
    </w:p>
    <w:p w14:paraId="1603F591" w14:textId="310641CE" w:rsidR="00F31278" w:rsidRPr="00E27D6C" w:rsidRDefault="00861A7C" w:rsidP="00E27D6C">
      <w:pPr>
        <w:pStyle w:val="Heading1"/>
        <w:spacing w:line="360" w:lineRule="auto"/>
        <w:rPr>
          <w:rFonts w:ascii="Times New Roman" w:hAnsi="Times New Roman" w:cs="Times New Roman"/>
          <w:sz w:val="24"/>
          <w:szCs w:val="24"/>
          <w:rPrChange w:id="152" w:author="Wangjingyi Liao" w:date="2025-06-03T21:53:00Z" w16du:dateUtc="2025-06-03T20:53:00Z">
            <w:rPr>
              <w:rFonts w:asciiTheme="minorHAnsi" w:hAnsiTheme="minorHAnsi" w:cstheme="minorHAnsi"/>
            </w:rPr>
          </w:rPrChange>
        </w:rPr>
        <w:pPrChange w:id="153" w:author="Wangjingyi Liao" w:date="2025-06-03T21:53:00Z" w16du:dateUtc="2025-06-03T20:53:00Z">
          <w:pPr>
            <w:pStyle w:val="Heading1"/>
          </w:pPr>
        </w:pPrChange>
      </w:pPr>
      <w:r w:rsidRPr="00E27D6C">
        <w:rPr>
          <w:rFonts w:ascii="Times New Roman" w:hAnsi="Times New Roman" w:cs="Times New Roman"/>
          <w:sz w:val="24"/>
          <w:szCs w:val="24"/>
          <w:rPrChange w:id="154" w:author="Wangjingyi Liao" w:date="2025-06-03T21:53:00Z" w16du:dateUtc="2025-06-03T20:53:00Z">
            <w:rPr>
              <w:rFonts w:asciiTheme="minorHAnsi" w:hAnsiTheme="minorHAnsi" w:cstheme="minorHAnsi"/>
            </w:rPr>
          </w:rPrChange>
        </w:rPr>
        <w:t>Introduction</w:t>
      </w:r>
    </w:p>
    <w:p w14:paraId="033D05A1" w14:textId="3A3A0818" w:rsidR="00DB0922" w:rsidRPr="00E27D6C" w:rsidRDefault="00DB0922" w:rsidP="00E27D6C">
      <w:pPr>
        <w:spacing w:line="360" w:lineRule="auto"/>
        <w:jc w:val="both"/>
        <w:rPr>
          <w:rFonts w:ascii="Times New Roman" w:eastAsia="Calibri" w:hAnsi="Times New Roman" w:cs="Times New Roman"/>
          <w:color w:val="000000" w:themeColor="text1"/>
          <w:rPrChange w:id="155" w:author="Wangjingyi Liao" w:date="2025-06-03T21:53:00Z" w16du:dateUtc="2025-06-03T20:53:00Z">
            <w:rPr>
              <w:rFonts w:eastAsia="Calibri" w:cstheme="minorHAnsi"/>
              <w:color w:val="000000" w:themeColor="text1"/>
            </w:rPr>
          </w:rPrChange>
        </w:rPr>
        <w:pPrChange w:id="156" w:author="Wangjingyi Liao" w:date="2025-06-03T21:53:00Z" w16du:dateUtc="2025-06-03T20:53:00Z">
          <w:pPr>
            <w:spacing w:line="288" w:lineRule="exact"/>
            <w:jc w:val="both"/>
          </w:pPr>
        </w:pPrChange>
      </w:pPr>
    </w:p>
    <w:p w14:paraId="7F9BD344" w14:textId="3199CBBA" w:rsidR="002519CC" w:rsidRPr="00E27D6C" w:rsidRDefault="002519CC" w:rsidP="00E27D6C">
      <w:pPr>
        <w:spacing w:line="360" w:lineRule="auto"/>
        <w:rPr>
          <w:rFonts w:ascii="Times New Roman" w:hAnsi="Times New Roman" w:cs="Times New Roman"/>
          <w:rPrChange w:id="157" w:author="Wangjingyi Liao" w:date="2025-06-03T21:53:00Z" w16du:dateUtc="2025-06-03T20:53:00Z">
            <w:rPr>
              <w:rFonts w:cstheme="minorHAnsi"/>
            </w:rPr>
          </w:rPrChange>
        </w:rPr>
        <w:pPrChange w:id="158" w:author="Wangjingyi Liao" w:date="2025-06-03T21:53:00Z" w16du:dateUtc="2025-06-03T20:53:00Z">
          <w:pPr/>
        </w:pPrChange>
      </w:pPr>
      <w:r w:rsidRPr="00E27D6C">
        <w:rPr>
          <w:rFonts w:ascii="Times New Roman" w:hAnsi="Times New Roman" w:cs="Times New Roman"/>
          <w:rPrChange w:id="159" w:author="Wangjingyi Liao" w:date="2025-06-03T21:53:00Z" w16du:dateUtc="2025-06-03T20:53:00Z">
            <w:rPr>
              <w:rFonts w:cstheme="minorHAnsi"/>
            </w:rPr>
          </w:rPrChange>
        </w:rPr>
        <w:lastRenderedPageBreak/>
        <w:t xml:space="preserve">Genetic studies have challenged the </w:t>
      </w:r>
      <w:r w:rsidRPr="00E27D6C">
        <w:rPr>
          <w:rFonts w:ascii="Times New Roman" w:hAnsi="Times New Roman" w:cs="Times New Roman"/>
          <w:rPrChange w:id="160" w:author="Wangjingyi Liao" w:date="2025-06-03T21:53:00Z" w16du:dateUtc="2025-06-03T20:53:00Z">
            <w:rPr/>
          </w:rPrChange>
        </w:rPr>
        <w:t>current classification of psychiatric disorders as distinct categorical diagnoses</w:t>
      </w:r>
      <w:r w:rsidRPr="00E27D6C">
        <w:rPr>
          <w:rFonts w:ascii="Times New Roman" w:hAnsi="Times New Roman" w:cs="Times New Roman"/>
          <w:rPrChange w:id="161" w:author="Wangjingyi Liao" w:date="2025-06-03T21:53:00Z" w16du:dateUtc="2025-06-03T20:53:00Z">
            <w:rPr>
              <w:rFonts w:cstheme="minorHAnsi"/>
            </w:rPr>
          </w:rPrChange>
        </w:rPr>
        <w:t xml:space="preserve"> by revealing overlaps in their genetic architectures </w:t>
      </w:r>
      <w:r w:rsidR="00853C07" w:rsidRPr="00E27D6C">
        <w:rPr>
          <w:rFonts w:ascii="Times New Roman" w:hAnsi="Times New Roman" w:cs="Times New Roman"/>
          <w:rPrChange w:id="162" w:author="Wangjingyi Liao" w:date="2025-06-03T21:53:00Z" w16du:dateUtc="2025-06-03T20:53:00Z">
            <w:rPr>
              <w:rFonts w:cstheme="minorHAnsi"/>
            </w:rPr>
          </w:rPrChange>
        </w:rPr>
        <w:fldChar w:fldCharType="begin"/>
      </w:r>
      <w:r w:rsidR="0055136D" w:rsidRPr="00E27D6C">
        <w:rPr>
          <w:rFonts w:ascii="Times New Roman" w:hAnsi="Times New Roman" w:cs="Times New Roman"/>
          <w:rPrChange w:id="163" w:author="Wangjingyi Liao" w:date="2025-06-03T21:53:00Z" w16du:dateUtc="2025-06-03T20:53:00Z">
            <w:rPr>
              <w:rFonts w:cstheme="minorHAnsi"/>
            </w:rPr>
          </w:rPrChange>
        </w:rPr>
        <w:instrText xml:space="preserve"> ADDIN EN.CITE &lt;EndNote&gt;&lt;Cite&gt;&lt;Author&gt;Plomin&lt;/Author&gt;&lt;Year&gt;2022&lt;/Year&gt;&lt;RecNum&gt;466&lt;/RecNum&gt;&lt;DisplayText&gt;&lt;style face="superscript"&gt;1&lt;/style&gt;&lt;/DisplayText&gt;&lt;record&gt;&lt;rec-number&gt;466&lt;/rec-number&gt;&lt;foreign-keys&gt;&lt;key app="EN" db-id="xwfx90f05522z8e2szo5trwt9tsaaeptaxvd" timestamp="1738595828" guid="0c803c0a-d667-410d-9c47-25aac5fd6231"&gt;466&lt;/key&gt;&lt;/foreign-keys&gt;&lt;ref-type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E27D6C">
        <w:rPr>
          <w:rFonts w:ascii="Times New Roman" w:hAnsi="Times New Roman" w:cs="Times New Roman"/>
          <w:rPrChange w:id="164" w:author="Wangjingyi Liao" w:date="2025-06-03T21:53:00Z" w16du:dateUtc="2025-06-03T20:53:00Z">
            <w:rPr>
              <w:rFonts w:cstheme="minorHAnsi"/>
            </w:rPr>
          </w:rPrChange>
        </w:rPr>
        <w:fldChar w:fldCharType="separate"/>
      </w:r>
      <w:r w:rsidR="00B4130C" w:rsidRPr="00E27D6C">
        <w:rPr>
          <w:rFonts w:ascii="Times New Roman" w:hAnsi="Times New Roman" w:cs="Times New Roman"/>
          <w:noProof/>
          <w:vertAlign w:val="superscript"/>
          <w:rPrChange w:id="165" w:author="Wangjingyi Liao" w:date="2025-06-03T21:53:00Z" w16du:dateUtc="2025-06-03T20:53:00Z">
            <w:rPr>
              <w:rFonts w:cstheme="minorHAnsi"/>
              <w:noProof/>
              <w:vertAlign w:val="superscript"/>
            </w:rPr>
          </w:rPrChange>
        </w:rPr>
        <w:t>1</w:t>
      </w:r>
      <w:r w:rsidR="00853C07" w:rsidRPr="00E27D6C">
        <w:rPr>
          <w:rFonts w:ascii="Times New Roman" w:hAnsi="Times New Roman" w:cs="Times New Roman"/>
          <w:rPrChange w:id="166" w:author="Wangjingyi Liao" w:date="2025-06-03T21:53:00Z" w16du:dateUtc="2025-06-03T20:53:00Z">
            <w:rPr>
              <w:rFonts w:cstheme="minorHAnsi"/>
            </w:rPr>
          </w:rPrChange>
        </w:rPr>
        <w:fldChar w:fldCharType="end"/>
      </w:r>
      <w:r w:rsidRPr="00E27D6C">
        <w:rPr>
          <w:rFonts w:ascii="Times New Roman" w:hAnsi="Times New Roman" w:cs="Times New Roman"/>
          <w:rPrChange w:id="167" w:author="Wangjingyi Liao" w:date="2025-06-03T21:53:00Z" w16du:dateUtc="2025-06-03T20:53:00Z">
            <w:rPr>
              <w:rFonts w:cstheme="minorHAnsi"/>
            </w:rPr>
          </w:rPrChange>
        </w:rPr>
        <w:t xml:space="preserve">. For instance, the first genome-wide association study (GWAS) of schizophrenia uncovered shared genetic loci between schizophrenia and bipolar disorder </w:t>
      </w:r>
      <w:r w:rsidRPr="00E27D6C">
        <w:rPr>
          <w:rFonts w:ascii="Times New Roman" w:hAnsi="Times New Roman" w:cs="Times New Roman"/>
          <w:rPrChange w:id="168" w:author="Wangjingyi Liao" w:date="2025-06-03T21:53:00Z" w16du:dateUtc="2025-06-03T20:53:00Z">
            <w:rPr/>
          </w:rPrChange>
        </w:rPr>
        <w:fldChar w:fldCharType="begin">
          <w:fldData xml:space="preserve">PEVuZE5vdGU+PENpdGU+PEF1dGhvcj5JbnRlcm5hdGlvbmFsIFNjaGl6b3BocmVuaWE8L0F1dGhv
cj48WWVhcj4yMDA5PC9ZZWFyPjxSZWNOdW0+NTI5PC9SZWNOdW0+PERpc3BsYXlUZXh0PjxzdHls
ZSBmYWNlPSJzdXBlcnNjcmlwdCI+Mjwvc3R5bGU+PC9EaXNwbGF5VGV4dD48cmVjb3JkPjxyZWMt
bnVtYmVyPjUyOTwvcmVjLW51bWJlcj48Zm9yZWlnbi1rZXlzPjxrZXkgYXBwPSJFTiIgZGItaWQ9
Inh3Zng5MGYwNTUyMno4ZTJzem81dHJ3dDl0c2FhZXB0YXh2ZCIgdGltZXN0YW1wPSIxNzM4NTk2
NDg0IiBndWlkPSJiMTcxMjgwZS0zMDg5LTQ4NjktOTBiZC0xMDRkNzJiODY2MmMiPjUyOTwva2V5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YXIsIFAuPC9hdXRob3I+PC9hdXRob3JzPjwvY29udHJpYnV0b3JzPjxhdXRoLWFkZHJlc3M+TWFz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</w:fldData>
        </w:fldChar>
      </w:r>
      <w:r w:rsidR="0055136D" w:rsidRPr="00E27D6C">
        <w:rPr>
          <w:rFonts w:ascii="Times New Roman" w:hAnsi="Times New Roman" w:cs="Times New Roman"/>
          <w:rPrChange w:id="169" w:author="Wangjingyi Liao" w:date="2025-06-03T21:53:00Z" w16du:dateUtc="2025-06-03T20:53:00Z">
            <w:rPr/>
          </w:rPrChange>
        </w:rPr>
        <w:instrText xml:space="preserve"> ADDIN EN.CITE </w:instrText>
      </w:r>
      <w:r w:rsidR="0055136D" w:rsidRPr="00E27D6C">
        <w:rPr>
          <w:rFonts w:ascii="Times New Roman" w:hAnsi="Times New Roman" w:cs="Times New Roman"/>
          <w:rPrChange w:id="170" w:author="Wangjingyi Liao" w:date="2025-06-03T21:53:00Z" w16du:dateUtc="2025-06-03T20:53:00Z">
            <w:rPr/>
          </w:rPrChange>
        </w:rPr>
        <w:fldChar w:fldCharType="begin">
          <w:fldData xml:space="preserve">PEVuZE5vdGU+PENpdGU+PEF1dGhvcj5JbnRlcm5hdGlvbmFsIFNjaGl6b3BocmVuaWE8L0F1dGhv
cj48WWVhcj4yMDA5PC9ZZWFyPjxSZWNOdW0+NTI5PC9SZWNOdW0+PERpc3BsYXlUZXh0PjxzdHls
ZSBmYWNlPSJzdXBlcnNjcmlwdCI+Mjwvc3R5bGU+PC9EaXNwbGF5VGV4dD48cmVjb3JkPjxyZWMt
bnVtYmVyPjUyOTwvcmVjLW51bWJlcj48Zm9yZWlnbi1rZXlzPjxrZXkgYXBwPSJFTiIgZGItaWQ9
Inh3Zng5MGYwNTUyMno4ZTJzem81dHJ3dDl0c2FhZXB0YXh2ZCIgdGltZXN0YW1wPSIxNzM4NTk2
NDg0IiBndWlkPSJiMTcxMjgwZS0zMDg5LTQ4NjktOTBiZC0xMDRkNzJiODY2MmMiPjUyOTwva2V5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YXIsIFAuPC9hdXRob3I+PC9hdXRob3JzPjwvY29udHJpYnV0b3JzPjxhdXRoLWFkZHJlc3M+TWFz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</w:fldData>
        </w:fldChar>
      </w:r>
      <w:r w:rsidR="0055136D" w:rsidRPr="00E27D6C">
        <w:rPr>
          <w:rFonts w:ascii="Times New Roman" w:hAnsi="Times New Roman" w:cs="Times New Roman"/>
          <w:rPrChange w:id="171"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172" w:author="Wangjingyi Liao" w:date="2025-06-03T21:53:00Z" w16du:dateUtc="2025-06-03T20:53:00Z">
            <w:rPr/>
          </w:rPrChange>
        </w:rPr>
      </w:r>
      <w:r w:rsidR="0055136D" w:rsidRPr="00E27D6C">
        <w:rPr>
          <w:rFonts w:ascii="Times New Roman" w:hAnsi="Times New Roman" w:cs="Times New Roman"/>
          <w:rPrChange w:id="173" w:author="Wangjingyi Liao" w:date="2025-06-03T21:53:00Z" w16du:dateUtc="2025-06-03T20:53:00Z">
            <w:rPr/>
          </w:rPrChange>
        </w:rPr>
        <w:fldChar w:fldCharType="end"/>
      </w:r>
      <w:r w:rsidRPr="00E27D6C">
        <w:rPr>
          <w:rFonts w:ascii="Times New Roman" w:hAnsi="Times New Roman" w:cs="Times New Roman"/>
          <w:rPrChange w:id="174"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175" w:author="Wangjingyi Liao" w:date="2025-06-03T21:53:00Z" w16du:dateUtc="2025-06-03T20:53:00Z">
            <w:rPr>
              <w:noProof/>
              <w:vertAlign w:val="superscript"/>
            </w:rPr>
          </w:rPrChange>
        </w:rPr>
        <w:t>2</w:t>
      </w:r>
      <w:r w:rsidRPr="00E27D6C">
        <w:rPr>
          <w:rFonts w:ascii="Times New Roman" w:hAnsi="Times New Roman" w:cs="Times New Roman"/>
          <w:rPrChange w:id="176" w:author="Wangjingyi Liao" w:date="2025-06-03T21:53:00Z" w16du:dateUtc="2025-06-03T20:53:00Z">
            <w:rPr/>
          </w:rPrChange>
        </w:rPr>
        <w:fldChar w:fldCharType="end"/>
      </w:r>
      <w:r w:rsidRPr="00E27D6C">
        <w:rPr>
          <w:rFonts w:ascii="Times New Roman" w:hAnsi="Times New Roman" w:cs="Times New Roman"/>
          <w:rPrChange w:id="177" w:author="Wangjingyi Liao" w:date="2025-06-03T21:53:00Z" w16du:dateUtc="2025-06-03T20:53:00Z">
            <w:rPr>
              <w:rFonts w:cstheme="minorHAnsi"/>
            </w:rPr>
          </w:rPrChange>
        </w:rPr>
        <w:t xml:space="preserve"> despite their distinct categorization in diagnostic manuals (</w:t>
      </w:r>
      <w:r w:rsidR="00DD27FB" w:rsidRPr="00E27D6C">
        <w:rPr>
          <w:rFonts w:ascii="Times New Roman" w:hAnsi="Times New Roman" w:cs="Times New Roman"/>
          <w:rPrChange w:id="178" w:author="Wangjingyi Liao" w:date="2025-06-03T21:53:00Z" w16du:dateUtc="2025-06-03T20:53:00Z">
            <w:rPr>
              <w:rFonts w:cstheme="minorHAnsi"/>
            </w:rPr>
          </w:rPrChange>
        </w:rPr>
        <w:t>e.g., DSM-</w:t>
      </w:r>
      <w:r w:rsidR="002B25B3" w:rsidRPr="00E27D6C">
        <w:rPr>
          <w:rFonts w:ascii="Times New Roman" w:hAnsi="Times New Roman" w:cs="Times New Roman"/>
          <w:rPrChange w:id="179" w:author="Wangjingyi Liao" w:date="2025-06-03T21:53:00Z" w16du:dateUtc="2025-06-03T20:53:00Z">
            <w:rPr>
              <w:rFonts w:cstheme="minorHAnsi"/>
            </w:rPr>
          </w:rPrChange>
        </w:rPr>
        <w:t>IV</w:t>
      </w:r>
      <w:r w:rsidR="003017BD" w:rsidRPr="00E27D6C">
        <w:rPr>
          <w:rFonts w:ascii="Times New Roman" w:hAnsi="Times New Roman" w:cs="Times New Roman"/>
          <w:rPrChange w:id="180" w:author="Wangjingyi Liao" w:date="2025-06-03T21:53:00Z" w16du:dateUtc="2025-06-03T20:53:00Z">
            <w:rPr>
              <w:rFonts w:cstheme="minorHAnsi"/>
            </w:rPr>
          </w:rPrChange>
        </w:rPr>
        <w:t xml:space="preserve"> </w:t>
      </w:r>
      <w:r w:rsidR="00476ECB" w:rsidRPr="00E27D6C">
        <w:rPr>
          <w:rFonts w:ascii="Times New Roman" w:hAnsi="Times New Roman" w:cs="Times New Roman"/>
          <w:rPrChange w:id="181" w:author="Wangjingyi Liao" w:date="2025-06-03T21:53:00Z" w16du:dateUtc="2025-06-03T20:53:00Z">
            <w:rPr>
              <w:rFonts w:cstheme="minorHAnsi"/>
            </w:rPr>
          </w:rPrChange>
        </w:rPr>
        <w:fldChar w:fldCharType="begin"/>
      </w:r>
      <w:r w:rsidR="0055136D" w:rsidRPr="00E27D6C">
        <w:rPr>
          <w:rFonts w:ascii="Times New Roman" w:hAnsi="Times New Roman" w:cs="Times New Roman"/>
          <w:rPrChange w:id="182" w:author="Wangjingyi Liao" w:date="2025-06-03T21:53:00Z" w16du:dateUtc="2025-06-03T20:53:00Z">
            <w:rPr>
              <w:rFonts w:cstheme="minorHAnsi"/>
            </w:rPr>
          </w:rPrChange>
        </w:rPr>
        <w:instrText xml:space="preserve"> ADDIN EN.CITE &lt;EndNote&gt;&lt;Cite&gt;&lt;Author&gt;American Psychiatric Association&lt;/Author&gt;&lt;Year&gt;2000&lt;/Year&gt;&lt;RecNum&gt;404&lt;/RecNum&gt;&lt;DisplayText&gt;&lt;style face="superscript"&gt;3&lt;/style&gt;&lt;/DisplayText&gt;&lt;record&gt;&lt;rec-number&gt;404&lt;/rec-number&gt;&lt;foreign-keys&gt;&lt;key app="EN" db-id="xwfx90f05522z8e2szo5trwt9tsaaeptaxvd" timestamp="1738594739" guid="74b1c025-cc19-4af9-a2c6-f6437f1bbda4"&gt;404&lt;/key&gt;&lt;/foreign-keys&gt;&lt;ref-type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E27D6C">
        <w:rPr>
          <w:rFonts w:ascii="Times New Roman" w:hAnsi="Times New Roman" w:cs="Times New Roman"/>
          <w:rPrChange w:id="183" w:author="Wangjingyi Liao" w:date="2025-06-03T21:53:00Z" w16du:dateUtc="2025-06-03T20:53:00Z">
            <w:rPr>
              <w:rFonts w:cstheme="minorHAnsi"/>
            </w:rPr>
          </w:rPrChange>
        </w:rPr>
        <w:fldChar w:fldCharType="separate"/>
      </w:r>
      <w:r w:rsidR="00B4130C" w:rsidRPr="00E27D6C">
        <w:rPr>
          <w:rFonts w:ascii="Times New Roman" w:hAnsi="Times New Roman" w:cs="Times New Roman"/>
          <w:noProof/>
          <w:vertAlign w:val="superscript"/>
          <w:rPrChange w:id="184" w:author="Wangjingyi Liao" w:date="2025-06-03T21:53:00Z" w16du:dateUtc="2025-06-03T20:53:00Z">
            <w:rPr>
              <w:rFonts w:cstheme="minorHAnsi"/>
              <w:noProof/>
              <w:vertAlign w:val="superscript"/>
            </w:rPr>
          </w:rPrChange>
        </w:rPr>
        <w:t>3</w:t>
      </w:r>
      <w:r w:rsidR="00476ECB" w:rsidRPr="00E27D6C">
        <w:rPr>
          <w:rFonts w:ascii="Times New Roman" w:hAnsi="Times New Roman" w:cs="Times New Roman"/>
          <w:rPrChange w:id="185" w:author="Wangjingyi Liao" w:date="2025-06-03T21:53:00Z" w16du:dateUtc="2025-06-03T20:53:00Z">
            <w:rPr>
              <w:rFonts w:cstheme="minorHAnsi"/>
            </w:rPr>
          </w:rPrChange>
        </w:rPr>
        <w:fldChar w:fldCharType="end"/>
      </w:r>
      <w:r w:rsidRPr="00E27D6C">
        <w:rPr>
          <w:rFonts w:ascii="Times New Roman" w:hAnsi="Times New Roman" w:cs="Times New Roman"/>
          <w:rPrChange w:id="186" w:author="Wangjingyi Liao" w:date="2025-06-03T21:53:00Z" w16du:dateUtc="2025-06-03T20:53:00Z">
            <w:rPr>
              <w:rFonts w:cstheme="minorHAnsi"/>
            </w:rPr>
          </w:rPrChange>
        </w:rPr>
        <w:t>). Further research using Linkage Disequilibrium Score Regression (LDSC</w:t>
      </w:r>
      <w:r w:rsidR="003017BD" w:rsidRPr="00E27D6C">
        <w:rPr>
          <w:rFonts w:ascii="Times New Roman" w:hAnsi="Times New Roman" w:cs="Times New Roman"/>
          <w:rPrChange w:id="187" w:author="Wangjingyi Liao" w:date="2025-06-03T21:53:00Z" w16du:dateUtc="2025-06-03T20:53:00Z">
            <w:rPr>
              <w:rFonts w:cstheme="minorHAnsi"/>
            </w:rPr>
          </w:rPrChange>
        </w:rPr>
        <w:t xml:space="preserve"> </w:t>
      </w:r>
      <w:r w:rsidR="007F744A" w:rsidRPr="00E27D6C">
        <w:rPr>
          <w:rFonts w:ascii="Times New Roman" w:hAnsi="Times New Roman" w:cs="Times New Roman"/>
          <w:noProof/>
          <w:rPrChange w:id="188" w:author="Wangjingyi Liao" w:date="2025-06-03T21:53:00Z" w16du:dateUtc="2025-06-03T20:53:00Z">
            <w:rPr>
              <w:rFonts w:cstheme="minorHAnsi"/>
              <w:noProof/>
            </w:rPr>
          </w:rPrChange>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E27D6C">
        <w:rPr>
          <w:rFonts w:ascii="Times New Roman" w:hAnsi="Times New Roman" w:cs="Times New Roman"/>
          <w:noProof/>
          <w:rPrChange w:id="189" w:author="Wangjingyi Liao" w:date="2025-06-03T21:53:00Z" w16du:dateUtc="2025-06-03T20:53:00Z">
            <w:rPr>
              <w:rFonts w:cstheme="minorHAnsi"/>
              <w:noProof/>
            </w:rPr>
          </w:rPrChange>
        </w:rPr>
        <w:instrText xml:space="preserve"> ADDIN EN.CITE </w:instrText>
      </w:r>
      <w:r w:rsidR="0055136D" w:rsidRPr="00E27D6C">
        <w:rPr>
          <w:rFonts w:ascii="Times New Roman" w:hAnsi="Times New Roman" w:cs="Times New Roman"/>
          <w:noProof/>
          <w:rPrChange w:id="190" w:author="Wangjingyi Liao" w:date="2025-06-03T21:53:00Z" w16du:dateUtc="2025-06-03T20:53:00Z">
            <w:rPr>
              <w:rFonts w:cstheme="minorHAnsi"/>
              <w:noProof/>
            </w:rPr>
          </w:rPrChange>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E27D6C">
        <w:rPr>
          <w:rFonts w:ascii="Times New Roman" w:hAnsi="Times New Roman" w:cs="Times New Roman"/>
          <w:noProof/>
          <w:rPrChange w:id="191" w:author="Wangjingyi Liao" w:date="2025-06-03T21:53:00Z" w16du:dateUtc="2025-06-03T20:53:00Z">
            <w:rPr>
              <w:rFonts w:cstheme="minorHAnsi"/>
              <w:noProof/>
            </w:rPr>
          </w:rPrChange>
        </w:rPr>
        <w:instrText xml:space="preserve"> ADDIN EN.CITE.DATA </w:instrText>
      </w:r>
      <w:r w:rsidR="0055136D" w:rsidRPr="00E27D6C">
        <w:rPr>
          <w:rFonts w:ascii="Times New Roman" w:hAnsi="Times New Roman" w:cs="Times New Roman"/>
          <w:noProof/>
          <w:rPrChange w:id="192" w:author="Wangjingyi Liao" w:date="2025-06-03T21:53:00Z" w16du:dateUtc="2025-06-03T20:53:00Z">
            <w:rPr>
              <w:rFonts w:cstheme="minorHAnsi"/>
              <w:noProof/>
            </w:rPr>
          </w:rPrChange>
        </w:rPr>
      </w:r>
      <w:r w:rsidR="0055136D" w:rsidRPr="00E27D6C">
        <w:rPr>
          <w:rFonts w:ascii="Times New Roman" w:hAnsi="Times New Roman" w:cs="Times New Roman"/>
          <w:noProof/>
          <w:rPrChange w:id="193" w:author="Wangjingyi Liao" w:date="2025-06-03T21:53:00Z" w16du:dateUtc="2025-06-03T20:53:00Z">
            <w:rPr>
              <w:rFonts w:cstheme="minorHAnsi"/>
              <w:noProof/>
            </w:rPr>
          </w:rPrChange>
        </w:rPr>
        <w:fldChar w:fldCharType="end"/>
      </w:r>
      <w:r w:rsidR="007F744A" w:rsidRPr="00E27D6C">
        <w:rPr>
          <w:rFonts w:ascii="Times New Roman" w:hAnsi="Times New Roman" w:cs="Times New Roman"/>
          <w:noProof/>
          <w:rPrChange w:id="194" w:author="Wangjingyi Liao" w:date="2025-06-03T21:53:00Z" w16du:dateUtc="2025-06-03T20:53:00Z">
            <w:rPr>
              <w:rFonts w:cstheme="minorHAnsi"/>
              <w:noProof/>
            </w:rPr>
          </w:rPrChange>
        </w:rPr>
        <w:fldChar w:fldCharType="separate"/>
      </w:r>
      <w:r w:rsidR="00B4130C" w:rsidRPr="00E27D6C">
        <w:rPr>
          <w:rFonts w:ascii="Times New Roman" w:hAnsi="Times New Roman" w:cs="Times New Roman"/>
          <w:noProof/>
          <w:vertAlign w:val="superscript"/>
          <w:rPrChange w:id="195" w:author="Wangjingyi Liao" w:date="2025-06-03T21:53:00Z" w16du:dateUtc="2025-06-03T20:53:00Z">
            <w:rPr>
              <w:rFonts w:cstheme="minorHAnsi"/>
              <w:noProof/>
              <w:vertAlign w:val="superscript"/>
            </w:rPr>
          </w:rPrChange>
        </w:rPr>
        <w:t>4</w:t>
      </w:r>
      <w:r w:rsidR="007F744A" w:rsidRPr="00E27D6C">
        <w:rPr>
          <w:rFonts w:ascii="Times New Roman" w:hAnsi="Times New Roman" w:cs="Times New Roman"/>
          <w:noProof/>
          <w:rPrChange w:id="196" w:author="Wangjingyi Liao" w:date="2025-06-03T21:53:00Z" w16du:dateUtc="2025-06-03T20:53:00Z">
            <w:rPr>
              <w:rFonts w:cstheme="minorHAnsi"/>
              <w:noProof/>
            </w:rPr>
          </w:rPrChange>
        </w:rPr>
        <w:fldChar w:fldCharType="end"/>
      </w:r>
      <w:r w:rsidRPr="00E27D6C">
        <w:rPr>
          <w:rFonts w:ascii="Times New Roman" w:hAnsi="Times New Roman" w:cs="Times New Roman"/>
          <w:rPrChange w:id="197" w:author="Wangjingyi Liao" w:date="2025-06-03T21:53:00Z" w16du:dateUtc="2025-06-03T20:53:00Z">
            <w:rPr>
              <w:rFonts w:cstheme="minorHAnsi"/>
            </w:rPr>
          </w:rPrChange>
        </w:rPr>
        <w:t>) highlighted significant genetic correlations across most psychiatric diagnoses</w:t>
      </w:r>
      <w:r w:rsidR="00B52D4C" w:rsidRPr="00E27D6C">
        <w:rPr>
          <w:rFonts w:ascii="Times New Roman" w:hAnsi="Times New Roman" w:cs="Times New Roman"/>
          <w:rPrChange w:id="198" w:author="Wangjingyi Liao" w:date="2025-06-03T21:53:00Z" w16du:dateUtc="2025-06-03T20:53:00Z">
            <w:rPr>
              <w:rFonts w:cstheme="minorHAnsi"/>
            </w:rPr>
          </w:rPrChange>
        </w:rPr>
        <w:t xml:space="preserve"> </w:t>
      </w:r>
      <w:r w:rsidRPr="00E27D6C">
        <w:rPr>
          <w:rFonts w:ascii="Times New Roman" w:hAnsi="Times New Roman" w:cs="Times New Roman"/>
          <w:rPrChange w:id="199" w:author="Wangjingyi Liao" w:date="2025-06-03T21:53:00Z" w16du:dateUtc="2025-06-03T20:53:00Z">
            <w:rPr>
              <w:rFonts w:cstheme="minorHAnsi"/>
            </w:rPr>
          </w:rPrChange>
        </w:rPr>
        <w:fldChar w:fldCharType="begin">
          <w:fldData xml:space="preserve">PEVuZE5vdGU+PENpdGU+PEF1dGhvcj5CdWxpay1TdWxsaXZhbjwvQXV0aG9yPjxZZWFyPjIwMTU8
L1llYXI+PFJlY051bT40NTY8L1JlY051bT48RGlzcGxheVRleHQ+PHN0eWxlIGZhY2U9InN1cGVy
c2NyaXB0Ij41LTg8L3N0eWxlPjwvRGlzcGxheVRleHQ+PHJlY29yZD48cmVjLW51bWJlcj40NTY8
L3JlYy1udW1iZXI+PGZvcmVpZ24ta2V5cz48a2V5IGFwcD0iRU4iIGRiLWlkPSJ4d2Z4OTBmMDU1
MjJ6OGUyc3pvNXRyd3Q5dHNhYWVwdGF4dmQiIHRpbWVzdGFtcD0iMTczODU5NTc1NyIgZ3VpZD0i
Njk5ZWRkMGYtMmQ3ZS00MWI2LTk3YjQtMTg3NWJiNjZjMWRkIj40NTY8L2tleT48L2ZvcmVpZ24t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PjQxNzwvUmVjTnVtPjxyZWNvcmQ+PHJlYy1udW1iZXI+NDE3PC9yZWMtbnVtYmVyPjxmb3JlaWdu
LWtleXM+PGtleSBhcHA9IkVOIiBkYi1pZD0ieHdmeDkwZjA1NTIyejhlMnN6bzV0cnd0OXRzYWFl
cHRheHZkIiB0aW1lc3RhbXA9IjE3Mzg1OTQ3MzkiIGd1aWQ9IjBhMmYwYjRkLWIzZjAtNGFiYy1i
NzNkLTI0NjJjMjg2ZGFhYSI+NDE3PC9rZXk+PC9mb3JlaWduLWtleXM+PHJlZi10eXBlIG5hbWU9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dHJvbmljIGFkZHJlc3M8L0F1dGhvcj48WWVhcj4yMDE5PC9ZZWFyPjxSZWNOdW0+NDIxPC9SZWNO
dW0+PHJlY29yZD48cmVjLW51bWJlcj40MjE8L3JlYy1udW1iZXI+PGZvcmVpZ24ta2V5cz48a2V5
IGFwcD0iRU4iIGRiLWlkPSJ4d2Z4OTBmMDU1MjJ6OGUyc3pvNXRyd3Q5dHNhYWVwdGF4dmQiIHRp
bWVzdGFtcD0iMTczODU5NDkxOSIgZ3VpZD0iMjVlZWY1NTAtZmQzZC00ODIyLWJlMGYtOTZiMTdm
YjA2MTU5Ij40MjE8L2tleT48L2ZvcmVpZ24ta2V5cz48cmVmLXR5cGUgbmFtZT0iSm91cm5hbCBB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PjIwMTg8L1llYXI+PFJlY051bT41MDc8L1JlY051bT48cmVjb3JkPjxyZWMtbnVtYmVyPjUwNzwv
cmVjLW51bWJlcj48Zm9yZWlnbi1rZXlzPjxrZXkgYXBwPSJFTiIgZGItaWQ9Inh3Zng5MGYwNTUy
Mno4ZTJzem81dHJ3dDl0c2FhZXB0YXh2ZCIgdGltZXN0YW1wPSIxNzM4NTk2MzIwIiBndWlkPSI3
ZmJiYzAzNi05NTUyLTQyYTUtYWU1OC04YjlmNzQyOTE1YzgiPjUwNzwva2V5PjwvZm9yZWlnbi1r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55136D" w:rsidRPr="00E27D6C">
        <w:rPr>
          <w:rFonts w:ascii="Times New Roman" w:hAnsi="Times New Roman" w:cs="Times New Roman"/>
          <w:rPrChange w:id="200" w:author="Wangjingyi Liao" w:date="2025-06-03T21:53:00Z" w16du:dateUtc="2025-06-03T20:53:00Z">
            <w:rPr>
              <w:rFonts w:cstheme="minorHAnsi"/>
            </w:rPr>
          </w:rPrChange>
        </w:rPr>
        <w:instrText xml:space="preserve"> ADDIN EN.CITE </w:instrText>
      </w:r>
      <w:r w:rsidR="0055136D" w:rsidRPr="00E27D6C">
        <w:rPr>
          <w:rFonts w:ascii="Times New Roman" w:hAnsi="Times New Roman" w:cs="Times New Roman"/>
          <w:rPrChange w:id="201" w:author="Wangjingyi Liao" w:date="2025-06-03T21:53:00Z" w16du:dateUtc="2025-06-03T20:53:00Z">
            <w:rPr>
              <w:rFonts w:cstheme="minorHAnsi"/>
            </w:rPr>
          </w:rPrChange>
        </w:rPr>
        <w:fldChar w:fldCharType="begin">
          <w:fldData xml:space="preserve">PEVuZE5vdGU+PENpdGU+PEF1dGhvcj5CdWxpay1TdWxsaXZhbjwvQXV0aG9yPjxZZWFyPjIwMTU8
L1llYXI+PFJlY051bT40NTY8L1JlY051bT48RGlzcGxheVRleHQ+PHN0eWxlIGZhY2U9InN1cGVy
c2NyaXB0Ij41LTg8L3N0eWxlPjwvRGlzcGxheVRleHQ+PHJlY29yZD48cmVjLW51bWJlcj40NTY8
L3JlYy1udW1iZXI+PGZvcmVpZ24ta2V5cz48a2V5IGFwcD0iRU4iIGRiLWlkPSJ4d2Z4OTBmMDU1
MjJ6OGUyc3pvNXRyd3Q5dHNhYWVwdGF4dmQiIHRpbWVzdGFtcD0iMTczODU5NTc1NyIgZ3VpZD0i
Njk5ZWRkMGYtMmQ3ZS00MWI2LTk3YjQtMTg3NWJiNjZjMWRkIj40NTY8L2tleT48L2ZvcmVpZ24t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PjQxNzwvUmVjTnVtPjxyZWNvcmQ+PHJlYy1udW1iZXI+NDE3PC9yZWMtbnVtYmVyPjxmb3JlaWdu
LWtleXM+PGtleSBhcHA9IkVOIiBkYi1pZD0ieHdmeDkwZjA1NTIyejhlMnN6bzV0cnd0OXRzYWFl
cHRheHZkIiB0aW1lc3RhbXA9IjE3Mzg1OTQ3MzkiIGd1aWQ9IjBhMmYwYjRkLWIzZjAtNGFiYy1i
NzNkLTI0NjJjMjg2ZGFhYSI+NDE3PC9rZXk+PC9mb3JlaWduLWtleXM+PHJlZi10eXBlIG5hbWU9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dHJvbmljIGFkZHJlc3M8L0F1dGhvcj48WWVhcj4yMDE5PC9ZZWFyPjxSZWNOdW0+NDIxPC9SZWNO
dW0+PHJlY29yZD48cmVjLW51bWJlcj40MjE8L3JlYy1udW1iZXI+PGZvcmVpZ24ta2V5cz48a2V5
IGFwcD0iRU4iIGRiLWlkPSJ4d2Z4OTBmMDU1MjJ6OGUyc3pvNXRyd3Q5dHNhYWVwdGF4dmQiIHRp
bWVzdGFtcD0iMTczODU5NDkxOSIgZ3VpZD0iMjVlZWY1NTAtZmQzZC00ODIyLWJlMGYtOTZiMTdm
YjA2MTU5Ij40MjE8L2tleT48L2ZvcmVpZ24ta2V5cz48cmVmLXR5cGUgbmFtZT0iSm91cm5hbCBB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PjIwMTg8L1llYXI+PFJlY051bT41MDc8L1JlY051bT48cmVjb3JkPjxyZWMtbnVtYmVyPjUwNzwv
cmVjLW51bWJlcj48Zm9yZWlnbi1rZXlzPjxrZXkgYXBwPSJFTiIgZGItaWQ9Inh3Zng5MGYwNTUy
Mno4ZTJzem81dHJ3dDl0c2FhZXB0YXh2ZCIgdGltZXN0YW1wPSIxNzM4NTk2MzIwIiBndWlkPSI3
ZmJiYzAzNi05NTUyLTQyYTUtYWU1OC04YjlmNzQyOTE1YzgiPjUwNzwva2V5PjwvZm9yZWlnbi1r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55136D" w:rsidRPr="00E27D6C">
        <w:rPr>
          <w:rFonts w:ascii="Times New Roman" w:hAnsi="Times New Roman" w:cs="Times New Roman"/>
          <w:rPrChange w:id="202" w:author="Wangjingyi Liao" w:date="2025-06-03T21:53:00Z" w16du:dateUtc="2025-06-03T20:53:00Z">
            <w:rPr>
              <w:rFonts w:cstheme="minorHAnsi"/>
            </w:rPr>
          </w:rPrChange>
        </w:rPr>
        <w:instrText xml:space="preserve"> ADDIN EN.CITE.DATA </w:instrText>
      </w:r>
      <w:r w:rsidR="0055136D" w:rsidRPr="00E27D6C">
        <w:rPr>
          <w:rFonts w:ascii="Times New Roman" w:hAnsi="Times New Roman" w:cs="Times New Roman"/>
          <w:rPrChange w:id="203" w:author="Wangjingyi Liao" w:date="2025-06-03T21:53:00Z" w16du:dateUtc="2025-06-03T20:53:00Z">
            <w:rPr>
              <w:rFonts w:cstheme="minorHAnsi"/>
            </w:rPr>
          </w:rPrChange>
        </w:rPr>
      </w:r>
      <w:r w:rsidR="0055136D" w:rsidRPr="00E27D6C">
        <w:rPr>
          <w:rFonts w:ascii="Times New Roman" w:hAnsi="Times New Roman" w:cs="Times New Roman"/>
          <w:rPrChange w:id="204" w:author="Wangjingyi Liao" w:date="2025-06-03T21:53:00Z" w16du:dateUtc="2025-06-03T20:53:00Z">
            <w:rPr>
              <w:rFonts w:cstheme="minorHAnsi"/>
            </w:rPr>
          </w:rPrChange>
        </w:rPr>
        <w:fldChar w:fldCharType="end"/>
      </w:r>
      <w:r w:rsidRPr="00E27D6C">
        <w:rPr>
          <w:rFonts w:ascii="Times New Roman" w:hAnsi="Times New Roman" w:cs="Times New Roman"/>
          <w:rPrChange w:id="205" w:author="Wangjingyi Liao" w:date="2025-06-03T21:53:00Z" w16du:dateUtc="2025-06-03T20:53:00Z">
            <w:rPr>
              <w:rFonts w:cstheme="minorHAnsi"/>
            </w:rPr>
          </w:rPrChange>
        </w:rPr>
        <w:fldChar w:fldCharType="separate"/>
      </w:r>
      <w:r w:rsidR="00B4130C" w:rsidRPr="00E27D6C">
        <w:rPr>
          <w:rFonts w:ascii="Times New Roman" w:hAnsi="Times New Roman" w:cs="Times New Roman"/>
          <w:noProof/>
          <w:vertAlign w:val="superscript"/>
          <w:rPrChange w:id="206" w:author="Wangjingyi Liao" w:date="2025-06-03T21:53:00Z" w16du:dateUtc="2025-06-03T20:53:00Z">
            <w:rPr>
              <w:rFonts w:cstheme="minorHAnsi"/>
              <w:noProof/>
              <w:vertAlign w:val="superscript"/>
            </w:rPr>
          </w:rPrChange>
        </w:rPr>
        <w:t>5-8</w:t>
      </w:r>
      <w:r w:rsidRPr="00E27D6C">
        <w:rPr>
          <w:rFonts w:ascii="Times New Roman" w:hAnsi="Times New Roman" w:cs="Times New Roman"/>
          <w:rPrChange w:id="207" w:author="Wangjingyi Liao" w:date="2025-06-03T21:53:00Z" w16du:dateUtc="2025-06-03T20:53:00Z">
            <w:rPr>
              <w:rFonts w:cstheme="minorHAnsi"/>
            </w:rPr>
          </w:rPrChange>
        </w:rPr>
        <w:fldChar w:fldCharType="end"/>
      </w:r>
      <w:r w:rsidRPr="00E27D6C">
        <w:rPr>
          <w:rFonts w:ascii="Times New Roman" w:hAnsi="Times New Roman" w:cs="Times New Roman"/>
          <w:rPrChange w:id="208" w:author="Wangjingyi Liao" w:date="2025-06-03T21:53:00Z" w16du:dateUtc="2025-06-03T20:53:00Z">
            <w:rPr>
              <w:rFonts w:cstheme="minorHAnsi"/>
            </w:rPr>
          </w:rPrChange>
        </w:rPr>
        <w:t xml:space="preserve">, unlike other neurological disorders such as Parkinson’s and Alzheimer's disease, which remained genetically distinct </w:t>
      </w:r>
      <w:r w:rsidRPr="00E27D6C">
        <w:rPr>
          <w:rFonts w:ascii="Times New Roman" w:hAnsi="Times New Roman" w:cs="Times New Roman"/>
          <w:rPrChange w:id="209" w:author="Wangjingyi Liao" w:date="2025-06-03T21:53:00Z" w16du:dateUtc="2025-06-03T20:53:00Z">
            <w:rPr>
              <w:rFonts w:cstheme="minorHAnsi"/>
            </w:rPr>
          </w:rPrChange>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55136D" w:rsidRPr="00E27D6C">
        <w:rPr>
          <w:rFonts w:ascii="Times New Roman" w:hAnsi="Times New Roman" w:cs="Times New Roman"/>
          <w:rPrChange w:id="210" w:author="Wangjingyi Liao" w:date="2025-06-03T21:53:00Z" w16du:dateUtc="2025-06-03T20:53:00Z">
            <w:rPr>
              <w:rFonts w:cstheme="minorHAnsi"/>
            </w:rPr>
          </w:rPrChange>
        </w:rPr>
        <w:instrText xml:space="preserve"> ADDIN EN.CITE </w:instrText>
      </w:r>
      <w:r w:rsidR="0055136D" w:rsidRPr="00E27D6C">
        <w:rPr>
          <w:rFonts w:ascii="Times New Roman" w:hAnsi="Times New Roman" w:cs="Times New Roman"/>
          <w:rPrChange w:id="211" w:author="Wangjingyi Liao" w:date="2025-06-03T21:53:00Z" w16du:dateUtc="2025-06-03T20:53:00Z">
            <w:rPr>
              <w:rFonts w:cstheme="minorHAnsi"/>
            </w:rPr>
          </w:rPrChange>
        </w:rPr>
        <w:fldChar w:fldCharType="begin">
          <w:fldData xml:space="preserve">PEVuZE5vdGU+PENpdGU+PEF1dGhvcj5CcmFpbnN0b3JtPC9BdXRob3I+PFllYXI+MjAxODwvWWVh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==
</w:fldData>
        </w:fldChar>
      </w:r>
      <w:r w:rsidR="0055136D" w:rsidRPr="00E27D6C">
        <w:rPr>
          <w:rFonts w:ascii="Times New Roman" w:hAnsi="Times New Roman" w:cs="Times New Roman"/>
          <w:rPrChange w:id="212" w:author="Wangjingyi Liao" w:date="2025-06-03T21:53:00Z" w16du:dateUtc="2025-06-03T20:53:00Z">
            <w:rPr>
              <w:rFonts w:cstheme="minorHAnsi"/>
            </w:rPr>
          </w:rPrChange>
        </w:rPr>
        <w:instrText xml:space="preserve"> ADDIN EN.CITE.DATA </w:instrText>
      </w:r>
      <w:r w:rsidR="0055136D" w:rsidRPr="00E27D6C">
        <w:rPr>
          <w:rFonts w:ascii="Times New Roman" w:hAnsi="Times New Roman" w:cs="Times New Roman"/>
          <w:rPrChange w:id="213" w:author="Wangjingyi Liao" w:date="2025-06-03T21:53:00Z" w16du:dateUtc="2025-06-03T20:53:00Z">
            <w:rPr>
              <w:rFonts w:cstheme="minorHAnsi"/>
            </w:rPr>
          </w:rPrChange>
        </w:rPr>
      </w:r>
      <w:r w:rsidR="0055136D" w:rsidRPr="00E27D6C">
        <w:rPr>
          <w:rFonts w:ascii="Times New Roman" w:hAnsi="Times New Roman" w:cs="Times New Roman"/>
          <w:rPrChange w:id="214" w:author="Wangjingyi Liao" w:date="2025-06-03T21:53:00Z" w16du:dateUtc="2025-06-03T20:53:00Z">
            <w:rPr>
              <w:rFonts w:cstheme="minorHAnsi"/>
            </w:rPr>
          </w:rPrChange>
        </w:rPr>
        <w:fldChar w:fldCharType="end"/>
      </w:r>
      <w:r w:rsidR="0055136D" w:rsidRPr="00E27D6C">
        <w:rPr>
          <w:rFonts w:ascii="Times New Roman" w:hAnsi="Times New Roman" w:cs="Times New Roman"/>
          <w:rPrChange w:id="215" w:author="Wangjingyi Liao" w:date="2025-06-03T21:53:00Z" w16du:dateUtc="2025-06-03T20:53:00Z">
            <w:rPr>
              <w:rFonts w:cstheme="minorHAnsi"/>
            </w:rPr>
          </w:rPrChange>
        </w:rPr>
        <w:fldChar w:fldCharType="begin">
          <w:fldData xml:space="preserve">b2dpY2FsIFBzeWNoaWF0cnksIFJvc2tpbGRlLCBEZW5tYXJrLiYjeEQ7RGVwYXJ0bWVudCBvZiBD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==
</w:fldData>
        </w:fldChar>
      </w:r>
      <w:r w:rsidR="0055136D" w:rsidRPr="00E27D6C">
        <w:rPr>
          <w:rFonts w:ascii="Times New Roman" w:hAnsi="Times New Roman" w:cs="Times New Roman"/>
          <w:rPrChange w:id="216" w:author="Wangjingyi Liao" w:date="2025-06-03T21:53:00Z" w16du:dateUtc="2025-06-03T20:53:00Z">
            <w:rPr>
              <w:rFonts w:cstheme="minorHAnsi"/>
            </w:rPr>
          </w:rPrChange>
        </w:rPr>
        <w:instrText xml:space="preserve"> ADDIN EN.CITE.DATA </w:instrText>
      </w:r>
      <w:r w:rsidR="0055136D" w:rsidRPr="00E27D6C">
        <w:rPr>
          <w:rFonts w:ascii="Times New Roman" w:hAnsi="Times New Roman" w:cs="Times New Roman"/>
          <w:rPrChange w:id="217" w:author="Wangjingyi Liao" w:date="2025-06-03T21:53:00Z" w16du:dateUtc="2025-06-03T20:53:00Z">
            <w:rPr>
              <w:rFonts w:cstheme="minorHAnsi"/>
            </w:rPr>
          </w:rPrChange>
        </w:rPr>
      </w:r>
      <w:r w:rsidR="0055136D" w:rsidRPr="00E27D6C">
        <w:rPr>
          <w:rFonts w:ascii="Times New Roman" w:hAnsi="Times New Roman" w:cs="Times New Roman"/>
          <w:rPrChange w:id="218" w:author="Wangjingyi Liao" w:date="2025-06-03T21:53:00Z" w16du:dateUtc="2025-06-03T20:53:00Z">
            <w:rPr>
              <w:rFonts w:cstheme="minorHAnsi"/>
            </w:rPr>
          </w:rPrChange>
        </w:rPr>
        <w:fldChar w:fldCharType="end"/>
      </w:r>
      <w:r w:rsidR="0055136D" w:rsidRPr="00E27D6C">
        <w:rPr>
          <w:rFonts w:ascii="Times New Roman" w:hAnsi="Times New Roman" w:cs="Times New Roman"/>
          <w:rPrChange w:id="219" w:author="Wangjingyi Liao" w:date="2025-06-03T21:53:00Z" w16du:dateUtc="2025-06-03T20:53:00Z">
            <w:rPr>
              <w:rFonts w:cstheme="minorHAnsi"/>
            </w:rPr>
          </w:rPrChange>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55136D" w:rsidRPr="00E27D6C">
        <w:rPr>
          <w:rFonts w:ascii="Times New Roman" w:hAnsi="Times New Roman" w:cs="Times New Roman"/>
          <w:rPrChange w:id="220" w:author="Wangjingyi Liao" w:date="2025-06-03T21:53:00Z" w16du:dateUtc="2025-06-03T20:53:00Z">
            <w:rPr>
              <w:rFonts w:cstheme="minorHAnsi"/>
            </w:rPr>
          </w:rPrChange>
        </w:rPr>
        <w:instrText xml:space="preserve"> ADDIN EN.CITE.DATA </w:instrText>
      </w:r>
      <w:r w:rsidR="0055136D" w:rsidRPr="00E27D6C">
        <w:rPr>
          <w:rFonts w:ascii="Times New Roman" w:hAnsi="Times New Roman" w:cs="Times New Roman"/>
          <w:rPrChange w:id="221" w:author="Wangjingyi Liao" w:date="2025-06-03T21:53:00Z" w16du:dateUtc="2025-06-03T20:53:00Z">
            <w:rPr>
              <w:rFonts w:cstheme="minorHAnsi"/>
            </w:rPr>
          </w:rPrChange>
        </w:rPr>
      </w:r>
      <w:r w:rsidR="0055136D" w:rsidRPr="00E27D6C">
        <w:rPr>
          <w:rFonts w:ascii="Times New Roman" w:hAnsi="Times New Roman" w:cs="Times New Roman"/>
          <w:rPrChange w:id="222" w:author="Wangjingyi Liao" w:date="2025-06-03T21:53:00Z" w16du:dateUtc="2025-06-03T20:53:00Z">
            <w:rPr>
              <w:rFonts w:cstheme="minorHAnsi"/>
            </w:rPr>
          </w:rPrChange>
        </w:rPr>
        <w:fldChar w:fldCharType="end"/>
      </w:r>
      <w:r w:rsidRPr="00E27D6C">
        <w:rPr>
          <w:rFonts w:ascii="Times New Roman" w:hAnsi="Times New Roman" w:cs="Times New Roman"/>
          <w:rPrChange w:id="223" w:author="Wangjingyi Liao" w:date="2025-06-03T21:53:00Z" w16du:dateUtc="2025-06-03T20:53:00Z">
            <w:rPr>
              <w:rFonts w:cstheme="minorHAnsi"/>
            </w:rPr>
          </w:rPrChange>
        </w:rPr>
        <w:fldChar w:fldCharType="separate"/>
      </w:r>
      <w:r w:rsidR="00B4130C" w:rsidRPr="00E27D6C">
        <w:rPr>
          <w:rFonts w:ascii="Times New Roman" w:hAnsi="Times New Roman" w:cs="Times New Roman"/>
          <w:noProof/>
          <w:vertAlign w:val="superscript"/>
          <w:rPrChange w:id="224" w:author="Wangjingyi Liao" w:date="2025-06-03T21:53:00Z" w16du:dateUtc="2025-06-03T20:53:00Z">
            <w:rPr>
              <w:rFonts w:cstheme="minorHAnsi"/>
              <w:noProof/>
              <w:vertAlign w:val="superscript"/>
            </w:rPr>
          </w:rPrChange>
        </w:rPr>
        <w:t>9</w:t>
      </w:r>
      <w:r w:rsidRPr="00E27D6C">
        <w:rPr>
          <w:rFonts w:ascii="Times New Roman" w:hAnsi="Times New Roman" w:cs="Times New Roman"/>
          <w:rPrChange w:id="225" w:author="Wangjingyi Liao" w:date="2025-06-03T21:53:00Z" w16du:dateUtc="2025-06-03T20:53:00Z">
            <w:rPr>
              <w:rFonts w:cstheme="minorHAnsi"/>
            </w:rPr>
          </w:rPrChange>
        </w:rPr>
        <w:fldChar w:fldCharType="end"/>
      </w:r>
      <w:r w:rsidRPr="00E27D6C">
        <w:rPr>
          <w:rFonts w:ascii="Times New Roman" w:hAnsi="Times New Roman" w:cs="Times New Roman"/>
          <w:rPrChange w:id="226" w:author="Wangjingyi Liao" w:date="2025-06-03T21:53:00Z" w16du:dateUtc="2025-06-03T20:53:00Z">
            <w:rPr>
              <w:rFonts w:cstheme="minorHAnsi"/>
            </w:rPr>
          </w:rPrChange>
        </w:rPr>
        <w:t xml:space="preserve">. A recent LDSC analysis of 11 major psychiatric diagnoses found that the genetic correlation between schizophrenia and bipolar disorder was 0.68, and the average of 55 genetic correlations between 11 diagnoses was 0.28 </w:t>
      </w:r>
      <w:r w:rsidRPr="00E27D6C">
        <w:rPr>
          <w:rFonts w:ascii="Times New Roman" w:hAnsi="Times New Roman" w:cs="Times New Roman"/>
          <w:rPrChange w:id="227" w:author="Wangjingyi Liao" w:date="2025-06-03T21:53:00Z" w16du:dateUtc="2025-06-03T20:53:00Z">
            <w:rPr>
              <w:rFonts w:cstheme="minorHAnsi"/>
            </w:rPr>
          </w:rPrChange>
        </w:rPr>
        <w:fldChar w:fldCharType="begin">
          <w:fldData xml:space="preserve">PEVuZE5vdGU+PENpdGU+PEF1dGhvcj5Hcm90emluZ2VyPC9BdXRob3I+PFllYXI+MjAyMjwvWWVh
cj48UmVjTnVtPjUwMTwvUmVjTnVtPjxEaXNwbGF5VGV4dD48c3R5bGUgZmFjZT0ic3VwZXJzY3Jp
cHQiPjEwPC9zdHlsZT48L0Rpc3BsYXlUZXh0PjxyZWNvcmQ+PHJlYy1udW1iZXI+NTAxPC9yZWMt
bnVtYmVyPjxmb3JlaWduLWtleXM+PGtleSBhcHA9IkVOIiBkYi1pZD0ieHdmeDkwZjA1NTIyejhl
MnN6bzV0cnd0OXRzYWFlcHRheHZkIiB0aW1lc3RhbXA9IjE3Mzg1OTYyOTQiIGd1aWQ9IjZjODVh
ODZjLWM5ZDItNDdjNS1hYjVjLTU2ODYyNWM5ZTk4NCI+NTAxPC9rZXk+PC9mb3JlaWduLWtleXM+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LzM1NTEzNzIyPC91cmw+PHVybD5odHRwczovL3BtYy5uY2JpLm5sbS5uaWguZ292L2FydGljbGVz
L1BNQzkxMTc0NjUvcGRmL25paG1zLTE3OTE1MDcucGRmPC91cmw+PC9yZWxhdGVkLXVybHM+PC91
cmxzPjxjdXN0b20yPlBNQzkxMTc0NjU8L2N1c3RvbTI+PGVsZWN0cm9uaWMtcmVzb3VyY2UtbnVt
PjEwLjEwMzgvczQxNTg4LTAyMi0wMTA1Ny00PC9lbGVjdHJvbmljLXJlc291cmNlLW51bT48cmVt
b3RlLWRhdGFiYXNlLW5hbWU+TWVkbGluZTwvcmVtb3RlLWRhdGFiYXNlLW5hbWU+PHJlbW90ZS1k
YXRhYmFzZS1wcm92aWRlcj5OTE08L3JlbW90ZS1kYXRhYmFzZS1wcm92aWRlcj48YWNjZXNzLWRh
dGU+MjAyMi0xMS0xOFQxODozMjoyOTwvYWNjZXNzLWRhdGU+PC9yZWNvcmQ+PC9DaXRlPjwvRW5k
Tm90ZT4A
</w:fldData>
        </w:fldChar>
      </w:r>
      <w:r w:rsidR="0055136D" w:rsidRPr="00E27D6C">
        <w:rPr>
          <w:rFonts w:ascii="Times New Roman" w:hAnsi="Times New Roman" w:cs="Times New Roman"/>
          <w:rPrChange w:id="228" w:author="Wangjingyi Liao" w:date="2025-06-03T21:53:00Z" w16du:dateUtc="2025-06-03T20:53:00Z">
            <w:rPr>
              <w:rFonts w:cstheme="minorHAnsi"/>
            </w:rPr>
          </w:rPrChange>
        </w:rPr>
        <w:instrText xml:space="preserve"> ADDIN EN.CITE </w:instrText>
      </w:r>
      <w:r w:rsidR="0055136D" w:rsidRPr="00E27D6C">
        <w:rPr>
          <w:rFonts w:ascii="Times New Roman" w:hAnsi="Times New Roman" w:cs="Times New Roman"/>
          <w:rPrChange w:id="229" w:author="Wangjingyi Liao" w:date="2025-06-03T21:53:00Z" w16du:dateUtc="2025-06-03T20:53:00Z">
            <w:rPr>
              <w:rFonts w:cstheme="minorHAnsi"/>
            </w:rPr>
          </w:rPrChange>
        </w:rPr>
        <w:fldChar w:fldCharType="begin">
          <w:fldData xml:space="preserve">PEVuZE5vdGU+PENpdGU+PEF1dGhvcj5Hcm90emluZ2VyPC9BdXRob3I+PFllYXI+MjAyMjwvWWVh
cj48UmVjTnVtPjUwMTwvUmVjTnVtPjxEaXNwbGF5VGV4dD48c3R5bGUgZmFjZT0ic3VwZXJzY3Jp
cHQiPjEwPC9zdHlsZT48L0Rpc3BsYXlUZXh0PjxyZWNvcmQ+PHJlYy1udW1iZXI+NTAxPC9yZWMt
bnVtYmVyPjxmb3JlaWduLWtleXM+PGtleSBhcHA9IkVOIiBkYi1pZD0ieHdmeDkwZjA1NTIyejhl
MnN6bzV0cnd0OXRzYWFlcHRheHZkIiB0aW1lc3RhbXA9IjE3Mzg1OTYyOTQiIGd1aWQ9IjZjODVh
ODZjLWM5ZDItNDdjNS1hYjVjLTU2ODYyNWM5ZTk4NCI+NTAxPC9rZXk+PC9mb3JlaWduLWtleXM+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LzM1NTEzNzIyPC91cmw+PHVybD5odHRwczovL3BtYy5uY2JpLm5sbS5uaWguZ292L2FydGljbGVz
L1BNQzkxMTc0NjUvcGRmL25paG1zLTE3OTE1MDcucGRmPC91cmw+PC9yZWxhdGVkLXVybHM+PC91
cmxzPjxjdXN0b20yPlBNQzkxMTc0NjU8L2N1c3RvbTI+PGVsZWN0cm9uaWMtcmVzb3VyY2UtbnVt
PjEwLjEwMzgvczQxNTg4LTAyMi0wMTA1Ny00PC9lbGVjdHJvbmljLXJlc291cmNlLW51bT48cmVt
b3RlLWRhdGFiYXNlLW5hbWU+TWVkbGluZTwvcmVtb3RlLWRhdGFiYXNlLW5hbWU+PHJlbW90ZS1k
YXRhYmFzZS1wcm92aWRlcj5OTE08L3JlbW90ZS1kYXRhYmFzZS1wcm92aWRlcj48YWNjZXNzLWRh
dGU+MjAyMi0xMS0xOFQxODozMjoyOTwvYWNjZXNzLWRhdGU+PC9yZWNvcmQ+PC9DaXRlPjwvRW5k
Tm90ZT4A
</w:fldData>
        </w:fldChar>
      </w:r>
      <w:r w:rsidR="0055136D" w:rsidRPr="00E27D6C">
        <w:rPr>
          <w:rFonts w:ascii="Times New Roman" w:hAnsi="Times New Roman" w:cs="Times New Roman"/>
          <w:rPrChange w:id="230" w:author="Wangjingyi Liao" w:date="2025-06-03T21:53:00Z" w16du:dateUtc="2025-06-03T20:53:00Z">
            <w:rPr>
              <w:rFonts w:cstheme="minorHAnsi"/>
            </w:rPr>
          </w:rPrChange>
        </w:rPr>
        <w:instrText xml:space="preserve"> ADDIN EN.CITE.DATA </w:instrText>
      </w:r>
      <w:r w:rsidR="0055136D" w:rsidRPr="00E27D6C">
        <w:rPr>
          <w:rFonts w:ascii="Times New Roman" w:hAnsi="Times New Roman" w:cs="Times New Roman"/>
          <w:rPrChange w:id="231" w:author="Wangjingyi Liao" w:date="2025-06-03T21:53:00Z" w16du:dateUtc="2025-06-03T20:53:00Z">
            <w:rPr>
              <w:rFonts w:cstheme="minorHAnsi"/>
            </w:rPr>
          </w:rPrChange>
        </w:rPr>
      </w:r>
      <w:r w:rsidR="0055136D" w:rsidRPr="00E27D6C">
        <w:rPr>
          <w:rFonts w:ascii="Times New Roman" w:hAnsi="Times New Roman" w:cs="Times New Roman"/>
          <w:rPrChange w:id="232" w:author="Wangjingyi Liao" w:date="2025-06-03T21:53:00Z" w16du:dateUtc="2025-06-03T20:53:00Z">
            <w:rPr>
              <w:rFonts w:cstheme="minorHAnsi"/>
            </w:rPr>
          </w:rPrChange>
        </w:rPr>
        <w:fldChar w:fldCharType="end"/>
      </w:r>
      <w:r w:rsidRPr="00E27D6C">
        <w:rPr>
          <w:rFonts w:ascii="Times New Roman" w:hAnsi="Times New Roman" w:cs="Times New Roman"/>
          <w:rPrChange w:id="233" w:author="Wangjingyi Liao" w:date="2025-06-03T21:53:00Z" w16du:dateUtc="2025-06-03T20:53:00Z">
            <w:rPr>
              <w:rFonts w:cstheme="minorHAnsi"/>
            </w:rPr>
          </w:rPrChange>
        </w:rPr>
        <w:fldChar w:fldCharType="separate"/>
      </w:r>
      <w:r w:rsidR="00B4130C" w:rsidRPr="00E27D6C">
        <w:rPr>
          <w:rFonts w:ascii="Times New Roman" w:hAnsi="Times New Roman" w:cs="Times New Roman"/>
          <w:noProof/>
          <w:vertAlign w:val="superscript"/>
          <w:rPrChange w:id="234" w:author="Wangjingyi Liao" w:date="2025-06-03T21:53:00Z" w16du:dateUtc="2025-06-03T20:53:00Z">
            <w:rPr>
              <w:rFonts w:cstheme="minorHAnsi"/>
              <w:noProof/>
              <w:vertAlign w:val="superscript"/>
            </w:rPr>
          </w:rPrChange>
        </w:rPr>
        <w:t>10</w:t>
      </w:r>
      <w:r w:rsidRPr="00E27D6C">
        <w:rPr>
          <w:rFonts w:ascii="Times New Roman" w:hAnsi="Times New Roman" w:cs="Times New Roman"/>
          <w:rPrChange w:id="235" w:author="Wangjingyi Liao" w:date="2025-06-03T21:53:00Z" w16du:dateUtc="2025-06-03T20:53:00Z">
            <w:rPr>
              <w:rFonts w:cstheme="minorHAnsi"/>
            </w:rPr>
          </w:rPrChange>
        </w:rPr>
        <w:fldChar w:fldCharType="end"/>
      </w:r>
      <w:r w:rsidRPr="00E27D6C">
        <w:rPr>
          <w:rFonts w:ascii="Times New Roman" w:hAnsi="Times New Roman" w:cs="Times New Roman"/>
          <w:rPrChange w:id="236" w:author="Wangjingyi Liao" w:date="2025-06-03T21:53:00Z" w16du:dateUtc="2025-06-03T20:53:00Z">
            <w:rPr>
              <w:rFonts w:cstheme="minorHAnsi"/>
            </w:rPr>
          </w:rPrChange>
        </w:rPr>
        <w:t>.</w:t>
      </w:r>
    </w:p>
    <w:p w14:paraId="270CDD5B" w14:textId="77777777" w:rsidR="00CA2F42" w:rsidRPr="00E27D6C" w:rsidRDefault="00CA2F42" w:rsidP="00E27D6C">
      <w:pPr>
        <w:spacing w:line="360" w:lineRule="auto"/>
        <w:rPr>
          <w:rFonts w:ascii="Times New Roman" w:hAnsi="Times New Roman" w:cs="Times New Roman"/>
          <w:rPrChange w:id="237" w:author="Wangjingyi Liao" w:date="2025-06-03T21:53:00Z" w16du:dateUtc="2025-06-03T20:53:00Z">
            <w:rPr>
              <w:rFonts w:cstheme="minorHAnsi"/>
            </w:rPr>
          </w:rPrChange>
        </w:rPr>
        <w:pPrChange w:id="238" w:author="Wangjingyi Liao" w:date="2025-06-03T21:53:00Z" w16du:dateUtc="2025-06-03T20:53:00Z">
          <w:pPr/>
        </w:pPrChange>
      </w:pPr>
    </w:p>
    <w:p w14:paraId="18A2B20A" w14:textId="07272F03" w:rsidR="007430B4" w:rsidRPr="00E27D6C" w:rsidRDefault="00C1416B" w:rsidP="00E27D6C">
      <w:pPr>
        <w:spacing w:line="360" w:lineRule="auto"/>
        <w:rPr>
          <w:rFonts w:ascii="Times New Roman" w:hAnsi="Times New Roman" w:cs="Times New Roman"/>
          <w:rPrChange w:id="239" w:author="Wangjingyi Liao" w:date="2025-06-03T21:53:00Z" w16du:dateUtc="2025-06-03T20:53:00Z">
            <w:rPr>
              <w:rFonts w:cstheme="minorHAnsi"/>
            </w:rPr>
          </w:rPrChange>
        </w:rPr>
        <w:pPrChange w:id="240" w:author="Wangjingyi Liao" w:date="2025-06-03T21:53:00Z" w16du:dateUtc="2025-06-03T20:53:00Z">
          <w:pPr/>
        </w:pPrChange>
      </w:pPr>
      <w:r w:rsidRPr="00E27D6C">
        <w:rPr>
          <w:rFonts w:ascii="Times New Roman" w:hAnsi="Times New Roman" w:cs="Times New Roman"/>
          <w:rPrChange w:id="241" w:author="Wangjingyi Liao" w:date="2025-06-03T21:53:00Z" w16du:dateUtc="2025-06-03T20:53:00Z">
            <w:rPr/>
          </w:rPrChange>
        </w:rPr>
        <w:t xml:space="preserve">The </w:t>
      </w:r>
      <w:r w:rsidR="0AE99454" w:rsidRPr="00E27D6C">
        <w:rPr>
          <w:rFonts w:ascii="Times New Roman" w:hAnsi="Times New Roman" w:cs="Times New Roman"/>
          <w:rPrChange w:id="242" w:author="Wangjingyi Liao" w:date="2025-06-03T21:53:00Z" w16du:dateUtc="2025-06-03T20:53:00Z">
            <w:rPr/>
          </w:rPrChange>
        </w:rPr>
        <w:t xml:space="preserve">positive genetic manifold between diagnoses </w:t>
      </w:r>
      <w:r w:rsidR="00C14AE2" w:rsidRPr="00E27D6C">
        <w:rPr>
          <w:rFonts w:ascii="Times New Roman" w:hAnsi="Times New Roman" w:cs="Times New Roman"/>
          <w:rPrChange w:id="243" w:author="Wangjingyi Liao" w:date="2025-06-03T21:53:00Z" w16du:dateUtc="2025-06-03T20:53:00Z">
            <w:rPr/>
          </w:rPrChange>
        </w:rPr>
        <w:t xml:space="preserve">is consistent with </w:t>
      </w:r>
      <w:r w:rsidR="00FF5685" w:rsidRPr="00E27D6C">
        <w:rPr>
          <w:rFonts w:ascii="Times New Roman" w:hAnsi="Times New Roman" w:cs="Times New Roman"/>
          <w:rPrChange w:id="244" w:author="Wangjingyi Liao" w:date="2025-06-03T21:53:00Z" w16du:dateUtc="2025-06-03T20:53:00Z">
            <w:rPr/>
          </w:rPrChange>
        </w:rPr>
        <w:t>the idea of a</w:t>
      </w:r>
      <w:r w:rsidR="009C3F3B" w:rsidRPr="00E27D6C">
        <w:rPr>
          <w:rFonts w:ascii="Times New Roman" w:hAnsi="Times New Roman" w:cs="Times New Roman"/>
          <w:rPrChange w:id="245" w:author="Wangjingyi Liao" w:date="2025-06-03T21:53:00Z" w16du:dateUtc="2025-06-03T20:53:00Z">
            <w:rPr/>
          </w:rPrChange>
        </w:rPr>
        <w:t xml:space="preserve"> </w:t>
      </w:r>
      <w:r w:rsidR="0AE99454" w:rsidRPr="00E27D6C">
        <w:rPr>
          <w:rFonts w:ascii="Times New Roman" w:hAnsi="Times New Roman" w:cs="Times New Roman"/>
          <w:rPrChange w:id="246" w:author="Wangjingyi Liao" w:date="2025-06-03T21:53:00Z" w16du:dateUtc="2025-06-03T20:53:00Z">
            <w:rPr/>
          </w:rPrChange>
        </w:rPr>
        <w:t>general factor of psychopathology</w:t>
      </w:r>
      <w:r w:rsidR="00FF5685" w:rsidRPr="00E27D6C">
        <w:rPr>
          <w:rFonts w:ascii="Times New Roman" w:hAnsi="Times New Roman" w:cs="Times New Roman"/>
          <w:rPrChange w:id="247" w:author="Wangjingyi Liao" w:date="2025-06-03T21:53:00Z" w16du:dateUtc="2025-06-03T20:53:00Z">
            <w:rPr/>
          </w:rPrChange>
        </w:rPr>
        <w:t xml:space="preserve"> </w:t>
      </w:r>
      <w:r w:rsidR="0022657B" w:rsidRPr="00E27D6C">
        <w:rPr>
          <w:rFonts w:ascii="Times New Roman" w:hAnsi="Times New Roman" w:cs="Times New Roman"/>
          <w:rPrChange w:id="248" w:author="Wangjingyi Liao" w:date="2025-06-03T21:53:00Z" w16du:dateUtc="2025-06-03T20:53:00Z">
            <w:rPr/>
          </w:rPrChange>
        </w:rPr>
        <w:fldChar w:fldCharType="begin">
          <w:fldData xml:space="preserve">PEVuZE5vdGU+PENpdGU+PEF1dGhvcj5MYWhleTwvQXV0aG9yPjxZZWFyPjIwMTI8L1llYXI+PFJl
Y051bT40MDE8L1JlY051bT48RGlzcGxheVRleHQ+PHN0eWxlIGZhY2U9InN1cGVyc2NyaXB0Ij4x
MTwvc3R5bGU+PC9EaXNwbGF5VGV4dD48cmVjb3JkPjxyZWMtbnVtYmVyPjQwMTwvcmVjLW51bWJl
cj48Zm9yZWlnbi1rZXlzPjxrZXkgYXBwPSJFTiIgZGItaWQ9Inh3Zng5MGYwNTUyMno4ZTJzem81
dHJ3dDl0c2FhZXB0YXh2ZCIgdGltZXN0YW1wPSIxNzM4NTk0NzM5IiBndWlkPSIyYzM4YWViZi1m
MTZlLTRjNmEtODVlMi1iYmQ4MmFiODc3MjciPjQwMTwva2V5PjwvZm9yZWlnbi1rZXlzPjxyZWYt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55136D" w:rsidRPr="00E27D6C">
        <w:rPr>
          <w:rFonts w:ascii="Times New Roman" w:hAnsi="Times New Roman" w:cs="Times New Roman"/>
          <w:rPrChange w:id="249" w:author="Wangjingyi Liao" w:date="2025-06-03T21:53:00Z" w16du:dateUtc="2025-06-03T20:53:00Z">
            <w:rPr/>
          </w:rPrChange>
        </w:rPr>
        <w:instrText xml:space="preserve"> ADDIN EN.CITE </w:instrText>
      </w:r>
      <w:r w:rsidR="0055136D" w:rsidRPr="00E27D6C">
        <w:rPr>
          <w:rFonts w:ascii="Times New Roman" w:hAnsi="Times New Roman" w:cs="Times New Roman"/>
          <w:rPrChange w:id="250" w:author="Wangjingyi Liao" w:date="2025-06-03T21:53:00Z" w16du:dateUtc="2025-06-03T20:53:00Z">
            <w:rPr/>
          </w:rPrChange>
        </w:rPr>
        <w:fldChar w:fldCharType="begin">
          <w:fldData xml:space="preserve">PEVuZE5vdGU+PENpdGU+PEF1dGhvcj5MYWhleTwvQXV0aG9yPjxZZWFyPjIwMTI8L1llYXI+PFJl
Y051bT40MDE8L1JlY051bT48RGlzcGxheVRleHQ+PHN0eWxlIGZhY2U9InN1cGVyc2NyaXB0Ij4x
MTwvc3R5bGU+PC9EaXNwbGF5VGV4dD48cmVjb3JkPjxyZWMtbnVtYmVyPjQwMTwvcmVjLW51bWJl
cj48Zm9yZWlnbi1rZXlzPjxrZXkgYXBwPSJFTiIgZGItaWQ9Inh3Zng5MGYwNTUyMno4ZTJzem81
dHJ3dDl0c2FhZXB0YXh2ZCIgdGltZXN0YW1wPSIxNzM4NTk0NzM5IiBndWlkPSIyYzM4YWViZi1m
MTZlLTRjNmEtODVlMi1iYmQ4MmFiODc3MjciPjQwMTwva2V5PjwvZm9yZWlnbi1rZXlzPjxyZWYt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55136D" w:rsidRPr="00E27D6C">
        <w:rPr>
          <w:rFonts w:ascii="Times New Roman" w:hAnsi="Times New Roman" w:cs="Times New Roman"/>
          <w:rPrChange w:id="251"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252" w:author="Wangjingyi Liao" w:date="2025-06-03T21:53:00Z" w16du:dateUtc="2025-06-03T20:53:00Z">
            <w:rPr/>
          </w:rPrChange>
        </w:rPr>
      </w:r>
      <w:r w:rsidR="0055136D" w:rsidRPr="00E27D6C">
        <w:rPr>
          <w:rFonts w:ascii="Times New Roman" w:hAnsi="Times New Roman" w:cs="Times New Roman"/>
          <w:rPrChange w:id="253" w:author="Wangjingyi Liao" w:date="2025-06-03T21:53:00Z" w16du:dateUtc="2025-06-03T20:53:00Z">
            <w:rPr/>
          </w:rPrChange>
        </w:rPr>
        <w:fldChar w:fldCharType="end"/>
      </w:r>
      <w:r w:rsidR="0022657B" w:rsidRPr="00E27D6C">
        <w:rPr>
          <w:rFonts w:ascii="Times New Roman" w:hAnsi="Times New Roman" w:cs="Times New Roman"/>
          <w:rPrChange w:id="254"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255" w:author="Wangjingyi Liao" w:date="2025-06-03T21:53:00Z" w16du:dateUtc="2025-06-03T20:53:00Z">
            <w:rPr>
              <w:noProof/>
              <w:vertAlign w:val="superscript"/>
            </w:rPr>
          </w:rPrChange>
        </w:rPr>
        <w:t>11</w:t>
      </w:r>
      <w:r w:rsidR="0022657B" w:rsidRPr="00E27D6C">
        <w:rPr>
          <w:rFonts w:ascii="Times New Roman" w:hAnsi="Times New Roman" w:cs="Times New Roman"/>
          <w:rPrChange w:id="256" w:author="Wangjingyi Liao" w:date="2025-06-03T21:53:00Z" w16du:dateUtc="2025-06-03T20:53:00Z">
            <w:rPr/>
          </w:rPrChange>
        </w:rPr>
        <w:fldChar w:fldCharType="end"/>
      </w:r>
      <w:r w:rsidR="0022657B" w:rsidRPr="00E27D6C">
        <w:rPr>
          <w:rStyle w:val="CommentReference"/>
          <w:rFonts w:ascii="Times New Roman" w:hAnsi="Times New Roman" w:cs="Times New Roman"/>
          <w:sz w:val="24"/>
          <w:szCs w:val="24"/>
          <w:rPrChange w:id="257" w:author="Wangjingyi Liao" w:date="2025-06-03T21:53:00Z" w16du:dateUtc="2025-06-03T20:53:00Z">
            <w:rPr>
              <w:rStyle w:val="CommentReference"/>
              <w:sz w:val="24"/>
              <w:szCs w:val="24"/>
            </w:rPr>
          </w:rPrChange>
        </w:rPr>
        <w:t xml:space="preserve">, </w:t>
      </w:r>
      <w:r w:rsidR="0AE99454" w:rsidRPr="00E27D6C">
        <w:rPr>
          <w:rFonts w:ascii="Times New Roman" w:hAnsi="Times New Roman" w:cs="Times New Roman"/>
          <w:rPrChange w:id="258" w:author="Wangjingyi Liao" w:date="2025-06-03T21:53:00Z" w16du:dateUtc="2025-06-03T20:53:00Z">
            <w:rPr/>
          </w:rPrChange>
        </w:rPr>
        <w:t xml:space="preserve"> called </w:t>
      </w:r>
      <w:r w:rsidR="0AE99454" w:rsidRPr="00E27D6C">
        <w:rPr>
          <w:rFonts w:ascii="Times New Roman" w:hAnsi="Times New Roman" w:cs="Times New Roman"/>
          <w:i/>
          <w:iCs/>
          <w:rPrChange w:id="259" w:author="Wangjingyi Liao" w:date="2025-06-03T21:53:00Z" w16du:dateUtc="2025-06-03T20:53:00Z">
            <w:rPr>
              <w:i/>
              <w:iCs/>
            </w:rPr>
          </w:rPrChange>
        </w:rPr>
        <w:t>p</w:t>
      </w:r>
      <w:r w:rsidR="0AE99454" w:rsidRPr="00E27D6C">
        <w:rPr>
          <w:rFonts w:ascii="Times New Roman" w:hAnsi="Times New Roman" w:cs="Times New Roman"/>
          <w:rPrChange w:id="260" w:author="Wangjingyi Liao" w:date="2025-06-03T21:53:00Z" w16du:dateUtc="2025-06-03T20:53:00Z">
            <w:rPr/>
          </w:rPrChange>
        </w:rPr>
        <w:t xml:space="preserve"> </w:t>
      </w:r>
      <w:r w:rsidR="008600CE" w:rsidRPr="00E27D6C">
        <w:rPr>
          <w:rFonts w:ascii="Times New Roman" w:hAnsi="Times New Roman" w:cs="Times New Roman"/>
          <w:rPrChange w:id="261" w:author="Wangjingyi Liao" w:date="2025-06-03T21:53:00Z" w16du:dateUtc="2025-06-03T20:53:00Z">
            <w:rPr/>
          </w:rPrChange>
        </w:rPr>
        <w:fldChar w:fldCharType="begin">
          <w:fldData xml:space="preserve">PEVuZE5vdGU+PENpdGU+PEF1dGhvcj5DYXNwaTwvQXV0aG9yPjxZZWFyPjIwMTg8L1llYXI+PFJl
Y051bT4zODk8L1JlY051bT48RGlzcGxheVRleHQ+PHN0eWxlIGZhY2U9InN1cGVyc2NyaXB0Ij4x
Mjwvc3R5bGU+PC9EaXNwbGF5VGV4dD48cmVjb3JkPjxyZWMtbnVtYmVyPjM4OTwvcmVjLW51bWJl
cj48Zm9yZWlnbi1rZXlzPjxrZXkgYXBwPSJFTiIgZGItaWQ9Inh3Zng5MGYwNTUyMno4ZTJzem81
dHJ3dDl0c2FhZXB0YXh2ZCIgdGltZXN0YW1wPSIxNzM4NTk0MzMwIiBndWlkPSJiNzY2MTI0ZC1i
NTE0LTQzYjUtYTRiZC04ODY3MzRhY2YwYjUiPjM4OTwva2V5PjwvZm9yZWlnbi1rZXlzPjxyZWYt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55136D" w:rsidRPr="00E27D6C">
        <w:rPr>
          <w:rFonts w:ascii="Times New Roman" w:hAnsi="Times New Roman" w:cs="Times New Roman"/>
          <w:rPrChange w:id="262" w:author="Wangjingyi Liao" w:date="2025-06-03T21:53:00Z" w16du:dateUtc="2025-06-03T20:53:00Z">
            <w:rPr/>
          </w:rPrChange>
        </w:rPr>
        <w:instrText xml:space="preserve"> ADDIN EN.CITE </w:instrText>
      </w:r>
      <w:r w:rsidR="0055136D" w:rsidRPr="00E27D6C">
        <w:rPr>
          <w:rFonts w:ascii="Times New Roman" w:hAnsi="Times New Roman" w:cs="Times New Roman"/>
          <w:rPrChange w:id="263" w:author="Wangjingyi Liao" w:date="2025-06-03T21:53:00Z" w16du:dateUtc="2025-06-03T20:53:00Z">
            <w:rPr/>
          </w:rPrChange>
        </w:rPr>
        <w:fldChar w:fldCharType="begin">
          <w:fldData xml:space="preserve">PEVuZE5vdGU+PENpdGU+PEF1dGhvcj5DYXNwaTwvQXV0aG9yPjxZZWFyPjIwMTg8L1llYXI+PFJl
Y051bT4zODk8L1JlY051bT48RGlzcGxheVRleHQ+PHN0eWxlIGZhY2U9InN1cGVyc2NyaXB0Ij4x
Mjwvc3R5bGU+PC9EaXNwbGF5VGV4dD48cmVjb3JkPjxyZWMtbnVtYmVyPjM4OTwvcmVjLW51bWJl
cj48Zm9yZWlnbi1rZXlzPjxrZXkgYXBwPSJFTiIgZGItaWQ9Inh3Zng5MGYwNTUyMno4ZTJzem81
dHJ3dDl0c2FhZXB0YXh2ZCIgdGltZXN0YW1wPSIxNzM4NTk0MzMwIiBndWlkPSJiNzY2MTI0ZC1i
NTE0LTQzYjUtYTRiZC04ODY3MzRhY2YwYjUiPjM4OTwva2V5PjwvZm9yZWlnbi1rZXlzPjxyZWYt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55136D" w:rsidRPr="00E27D6C">
        <w:rPr>
          <w:rFonts w:ascii="Times New Roman" w:hAnsi="Times New Roman" w:cs="Times New Roman"/>
          <w:rPrChange w:id="264"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265" w:author="Wangjingyi Liao" w:date="2025-06-03T21:53:00Z" w16du:dateUtc="2025-06-03T20:53:00Z">
            <w:rPr/>
          </w:rPrChange>
        </w:rPr>
      </w:r>
      <w:r w:rsidR="0055136D" w:rsidRPr="00E27D6C">
        <w:rPr>
          <w:rFonts w:ascii="Times New Roman" w:hAnsi="Times New Roman" w:cs="Times New Roman"/>
          <w:rPrChange w:id="266" w:author="Wangjingyi Liao" w:date="2025-06-03T21:53:00Z" w16du:dateUtc="2025-06-03T20:53:00Z">
            <w:rPr/>
          </w:rPrChange>
        </w:rPr>
        <w:fldChar w:fldCharType="end"/>
      </w:r>
      <w:r w:rsidR="008600CE" w:rsidRPr="00E27D6C">
        <w:rPr>
          <w:rFonts w:ascii="Times New Roman" w:hAnsi="Times New Roman" w:cs="Times New Roman"/>
          <w:rPrChange w:id="267"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268" w:author="Wangjingyi Liao" w:date="2025-06-03T21:53:00Z" w16du:dateUtc="2025-06-03T20:53:00Z">
            <w:rPr>
              <w:noProof/>
              <w:vertAlign w:val="superscript"/>
            </w:rPr>
          </w:rPrChange>
        </w:rPr>
        <w:t>12</w:t>
      </w:r>
      <w:r w:rsidR="008600CE" w:rsidRPr="00E27D6C">
        <w:rPr>
          <w:rFonts w:ascii="Times New Roman" w:hAnsi="Times New Roman" w:cs="Times New Roman"/>
          <w:rPrChange w:id="269" w:author="Wangjingyi Liao" w:date="2025-06-03T21:53:00Z" w16du:dateUtc="2025-06-03T20:53:00Z">
            <w:rPr/>
          </w:rPrChange>
        </w:rPr>
        <w:fldChar w:fldCharType="end"/>
      </w:r>
      <w:r w:rsidR="00FF5685" w:rsidRPr="00E27D6C">
        <w:rPr>
          <w:rFonts w:ascii="Times New Roman" w:hAnsi="Times New Roman" w:cs="Times New Roman"/>
          <w:rPrChange w:id="270" w:author="Wangjingyi Liao" w:date="2025-06-03T21:53:00Z" w16du:dateUtc="2025-06-03T20:53:00Z">
            <w:rPr/>
          </w:rPrChange>
        </w:rPr>
        <w:t>.</w:t>
      </w:r>
      <w:r w:rsidR="009C3F3B" w:rsidRPr="00E27D6C">
        <w:rPr>
          <w:rFonts w:ascii="Times New Roman" w:hAnsi="Times New Roman" w:cs="Times New Roman"/>
          <w:rPrChange w:id="271" w:author="Wangjingyi Liao" w:date="2025-06-03T21:53:00Z" w16du:dateUtc="2025-06-03T20:53:00Z">
            <w:rPr/>
          </w:rPrChange>
        </w:rPr>
        <w:t xml:space="preserve"> </w:t>
      </w:r>
      <w:r w:rsidR="00B52D4C" w:rsidRPr="00E27D6C">
        <w:rPr>
          <w:rFonts w:ascii="Times New Roman" w:hAnsi="Times New Roman" w:cs="Times New Roman"/>
          <w:rPrChange w:id="272" w:author="Wangjingyi Liao" w:date="2025-06-03T21:53:00Z" w16du:dateUtc="2025-06-03T20:53:00Z">
            <w:rPr/>
          </w:rPrChange>
        </w:rPr>
        <w:t xml:space="preserve">The p factor </w:t>
      </w:r>
      <w:r w:rsidR="000004D6" w:rsidRPr="00E27D6C">
        <w:rPr>
          <w:rFonts w:ascii="Times New Roman" w:hAnsi="Times New Roman" w:cs="Times New Roman"/>
          <w:rPrChange w:id="273" w:author="Wangjingyi Liao" w:date="2025-06-03T21:53:00Z" w16du:dateUtc="2025-06-03T20:53:00Z">
            <w:rPr/>
          </w:rPrChange>
        </w:rPr>
        <w:t>describes</w:t>
      </w:r>
      <w:r w:rsidR="00B52D4C" w:rsidRPr="00E27D6C">
        <w:rPr>
          <w:rFonts w:ascii="Times New Roman" w:hAnsi="Times New Roman" w:cs="Times New Roman"/>
          <w:rPrChange w:id="274" w:author="Wangjingyi Liao" w:date="2025-06-03T21:53:00Z" w16du:dateUtc="2025-06-03T20:53:00Z">
            <w:rPr/>
          </w:rPrChange>
        </w:rPr>
        <w:t xml:space="preserve"> the </w:t>
      </w:r>
      <w:r w:rsidR="00B52D4C" w:rsidRPr="00E27D6C">
        <w:rPr>
          <w:rFonts w:ascii="Times New Roman" w:hAnsi="Times New Roman" w:cs="Times New Roman"/>
          <w:lang w:val="en-US"/>
          <w:rPrChange w:id="275" w:author="Wangjingyi Liao" w:date="2025-06-03T21:53:00Z" w16du:dateUtc="2025-06-03T20:53:00Z">
            <w:rPr>
              <w:lang w:val="en-US"/>
            </w:rPr>
          </w:rPrChange>
        </w:rPr>
        <w:t xml:space="preserve">propensity to developing </w:t>
      </w:r>
      <w:r w:rsidR="00113FAD" w:rsidRPr="00E27D6C">
        <w:rPr>
          <w:rFonts w:ascii="Times New Roman" w:hAnsi="Times New Roman" w:cs="Times New Roman"/>
          <w:lang w:val="en-US"/>
          <w:rPrChange w:id="276" w:author="Wangjingyi Liao" w:date="2025-06-03T21:53:00Z" w16du:dateUtc="2025-06-03T20:53:00Z">
            <w:rPr>
              <w:lang w:val="en-US"/>
            </w:rPr>
          </w:rPrChange>
        </w:rPr>
        <w:t>all</w:t>
      </w:r>
      <w:r w:rsidR="00B52D4C" w:rsidRPr="00E27D6C">
        <w:rPr>
          <w:rFonts w:ascii="Times New Roman" w:hAnsi="Times New Roman" w:cs="Times New Roman"/>
          <w:lang w:val="en-US"/>
          <w:rPrChange w:id="277" w:author="Wangjingyi Liao" w:date="2025-06-03T21:53:00Z" w16du:dateUtc="2025-06-03T20:53:00Z">
            <w:rPr>
              <w:lang w:val="en-US"/>
            </w:rPr>
          </w:rPrChange>
        </w:rPr>
        <w:t xml:space="preserve"> forms of </w:t>
      </w:r>
      <w:r w:rsidR="008F289E" w:rsidRPr="00E27D6C">
        <w:rPr>
          <w:rFonts w:ascii="Times New Roman" w:hAnsi="Times New Roman" w:cs="Times New Roman"/>
          <w:lang w:val="en-US"/>
          <w:rPrChange w:id="278" w:author="Wangjingyi Liao" w:date="2025-06-03T21:53:00Z" w16du:dateUtc="2025-06-03T20:53:00Z">
            <w:rPr>
              <w:lang w:val="en-US"/>
            </w:rPr>
          </w:rPrChange>
        </w:rPr>
        <w:t>psychopathologies</w:t>
      </w:r>
      <w:r w:rsidR="00B52D4C" w:rsidRPr="00E27D6C">
        <w:rPr>
          <w:rFonts w:ascii="Times New Roman" w:hAnsi="Times New Roman" w:cs="Times New Roman"/>
          <w:lang w:val="en-US"/>
          <w:rPrChange w:id="279" w:author="Wangjingyi Liao" w:date="2025-06-03T21:53:00Z" w16du:dateUtc="2025-06-03T20:53:00Z">
            <w:rPr>
              <w:lang w:val="en-US"/>
            </w:rPr>
          </w:rPrChange>
        </w:rPr>
        <w:t xml:space="preserve"> </w:t>
      </w:r>
      <w:r w:rsidR="004C1FDF" w:rsidRPr="00E27D6C">
        <w:rPr>
          <w:rFonts w:ascii="Times New Roman" w:hAnsi="Times New Roman" w:cs="Times New Roman"/>
          <w:lang w:val="en-US"/>
          <w:rPrChange w:id="280" w:author="Wangjingyi Liao" w:date="2025-06-03T21:53:00Z" w16du:dateUtc="2025-06-03T20:53:00Z">
            <w:rPr>
              <w:lang w:val="en-US"/>
            </w:rPr>
          </w:rPrChange>
        </w:rPr>
        <w:fldChar w:fldCharType="begin">
          <w:fldData xml:space="preserve">PEVuZE5vdGU+PENpdGU+PEF1dGhvcj5DYXNwaTwvQXV0aG9yPjxZZWFyPjIwMTQ8L1llYXI+PFJl
Y051bT40MDU8L1JlY051bT48RGlzcGxheVRleHQ+PHN0eWxlIGZhY2U9InN1cGVyc2NyaXB0Ij4x
Mzwvc3R5bGU+PC9EaXNwbGF5VGV4dD48cmVjb3JkPjxyZWMtbnVtYmVyPjQwNTwvcmVjLW51bWJl
cj48Zm9yZWlnbi1rZXlzPjxrZXkgYXBwPSJFTiIgZGItaWQ9Inh3Zng5MGYwNTUyMno4ZTJzem81
dHJ3dDl0c2FhZXB0YXh2ZCIgdGltZXN0YW1wPSIxNzM4NTk0NzM5IiBndWlkPSI3NmIzYzg5Ny03
MzZiLTRhNzEtOWFmOC04ODgyN2JhNGIwY2UiPjQwNTwva2V5PjwvZm9yZWlnbi1rZXlzPjxyZWYt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Ym1lZC8yNTM2MDM5MzwvdXJsPjx1cmw+aHR0cHM6Ly9wbWMubmNiaS5ubG0ubmloLmdvdi9hcnRp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</w:fldData>
        </w:fldChar>
      </w:r>
      <w:r w:rsidR="0055136D" w:rsidRPr="00E27D6C">
        <w:rPr>
          <w:rFonts w:ascii="Times New Roman" w:hAnsi="Times New Roman" w:cs="Times New Roman"/>
          <w:lang w:val="en-US"/>
          <w:rPrChange w:id="281" w:author="Wangjingyi Liao" w:date="2025-06-03T21:53:00Z" w16du:dateUtc="2025-06-03T20:53:00Z">
            <w:rPr>
              <w:lang w:val="en-US"/>
            </w:rPr>
          </w:rPrChange>
        </w:rPr>
        <w:instrText xml:space="preserve"> ADDIN EN.CITE </w:instrText>
      </w:r>
      <w:r w:rsidR="0055136D" w:rsidRPr="00E27D6C">
        <w:rPr>
          <w:rFonts w:ascii="Times New Roman" w:hAnsi="Times New Roman" w:cs="Times New Roman"/>
          <w:lang w:val="en-US"/>
          <w:rPrChange w:id="282" w:author="Wangjingyi Liao" w:date="2025-06-03T21:53:00Z" w16du:dateUtc="2025-06-03T20:53:00Z">
            <w:rPr>
              <w:lang w:val="en-US"/>
            </w:rPr>
          </w:rPrChange>
        </w:rPr>
        <w:fldChar w:fldCharType="begin">
          <w:fldData xml:space="preserve">PEVuZE5vdGU+PENpdGU+PEF1dGhvcj5DYXNwaTwvQXV0aG9yPjxZZWFyPjIwMTQ8L1llYXI+PFJl
Y051bT40MDU8L1JlY051bT48RGlzcGxheVRleHQ+PHN0eWxlIGZhY2U9InN1cGVyc2NyaXB0Ij4x
Mzwvc3R5bGU+PC9EaXNwbGF5VGV4dD48cmVjb3JkPjxyZWMtbnVtYmVyPjQwNTwvcmVjLW51bWJl
cj48Zm9yZWlnbi1rZXlzPjxrZXkgYXBwPSJFTiIgZGItaWQ9Inh3Zng5MGYwNTUyMno4ZTJzem81
dHJ3dDl0c2FhZXB0YXh2ZCIgdGltZXN0YW1wPSIxNzM4NTk0NzM5IiBndWlkPSI3NmIzYzg5Ny03
MzZiLTRhNzEtOWFmOC04ODgyN2JhNGIwY2UiPjQwNTwva2V5PjwvZm9yZWlnbi1rZXlzPjxyZWYt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Ym1lZC8yNTM2MDM5MzwvdXJsPjx1cmw+aHR0cHM6Ly9wbWMubmNiaS5ubG0ubmloLmdvdi9hcnRp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</w:fldData>
        </w:fldChar>
      </w:r>
      <w:r w:rsidR="0055136D" w:rsidRPr="00E27D6C">
        <w:rPr>
          <w:rFonts w:ascii="Times New Roman" w:hAnsi="Times New Roman" w:cs="Times New Roman"/>
          <w:lang w:val="en-US"/>
          <w:rPrChange w:id="283" w:author="Wangjingyi Liao" w:date="2025-06-03T21:53:00Z" w16du:dateUtc="2025-06-03T20:53:00Z">
            <w:rPr>
              <w:lang w:val="en-US"/>
            </w:rPr>
          </w:rPrChange>
        </w:rPr>
        <w:instrText xml:space="preserve"> ADDIN EN.CITE.DATA </w:instrText>
      </w:r>
      <w:r w:rsidR="0055136D" w:rsidRPr="00E27D6C">
        <w:rPr>
          <w:rFonts w:ascii="Times New Roman" w:hAnsi="Times New Roman" w:cs="Times New Roman"/>
          <w:lang w:val="en-US"/>
          <w:rPrChange w:id="284" w:author="Wangjingyi Liao" w:date="2025-06-03T21:53:00Z" w16du:dateUtc="2025-06-03T20:53:00Z">
            <w:rPr>
              <w:lang w:val="en-US"/>
            </w:rPr>
          </w:rPrChange>
        </w:rPr>
      </w:r>
      <w:r w:rsidR="0055136D" w:rsidRPr="00E27D6C">
        <w:rPr>
          <w:rFonts w:ascii="Times New Roman" w:hAnsi="Times New Roman" w:cs="Times New Roman"/>
          <w:lang w:val="en-US"/>
          <w:rPrChange w:id="285" w:author="Wangjingyi Liao" w:date="2025-06-03T21:53:00Z" w16du:dateUtc="2025-06-03T20:53:00Z">
            <w:rPr>
              <w:lang w:val="en-US"/>
            </w:rPr>
          </w:rPrChange>
        </w:rPr>
        <w:fldChar w:fldCharType="end"/>
      </w:r>
      <w:r w:rsidR="004C1FDF" w:rsidRPr="00E27D6C">
        <w:rPr>
          <w:rFonts w:ascii="Times New Roman" w:hAnsi="Times New Roman" w:cs="Times New Roman"/>
          <w:lang w:val="en-US"/>
          <w:rPrChange w:id="286" w:author="Wangjingyi Liao" w:date="2025-06-03T21:53:00Z" w16du:dateUtc="2025-06-03T20:53:00Z">
            <w:rPr>
              <w:lang w:val="en-US"/>
            </w:rPr>
          </w:rPrChange>
        </w:rPr>
        <w:fldChar w:fldCharType="separate"/>
      </w:r>
      <w:r w:rsidR="00B4130C" w:rsidRPr="00E27D6C">
        <w:rPr>
          <w:rFonts w:ascii="Times New Roman" w:hAnsi="Times New Roman" w:cs="Times New Roman"/>
          <w:noProof/>
          <w:vertAlign w:val="superscript"/>
          <w:lang w:val="en-US"/>
          <w:rPrChange w:id="287" w:author="Wangjingyi Liao" w:date="2025-06-03T21:53:00Z" w16du:dateUtc="2025-06-03T20:53:00Z">
            <w:rPr>
              <w:noProof/>
              <w:vertAlign w:val="superscript"/>
              <w:lang w:val="en-US"/>
            </w:rPr>
          </w:rPrChange>
        </w:rPr>
        <w:t>13</w:t>
      </w:r>
      <w:r w:rsidR="004C1FDF" w:rsidRPr="00E27D6C">
        <w:rPr>
          <w:rFonts w:ascii="Times New Roman" w:hAnsi="Times New Roman" w:cs="Times New Roman"/>
          <w:lang w:val="en-US"/>
          <w:rPrChange w:id="288" w:author="Wangjingyi Liao" w:date="2025-06-03T21:53:00Z" w16du:dateUtc="2025-06-03T20:53:00Z">
            <w:rPr>
              <w:lang w:val="en-US"/>
            </w:rPr>
          </w:rPrChange>
        </w:rPr>
        <w:fldChar w:fldCharType="end"/>
      </w:r>
      <w:r w:rsidR="00B52D4C" w:rsidRPr="00E27D6C">
        <w:rPr>
          <w:rFonts w:ascii="Times New Roman" w:hAnsi="Times New Roman" w:cs="Times New Roman"/>
          <w:lang w:val="en-US"/>
          <w:rPrChange w:id="289" w:author="Wangjingyi Liao" w:date="2025-06-03T21:53:00Z" w16du:dateUtc="2025-06-03T20:53:00Z">
            <w:rPr>
              <w:lang w:val="en-US"/>
            </w:rPr>
          </w:rPrChange>
        </w:rPr>
        <w:t>, and</w:t>
      </w:r>
      <w:r w:rsidR="00113FAD" w:rsidRPr="00E27D6C">
        <w:rPr>
          <w:rFonts w:ascii="Times New Roman" w:hAnsi="Times New Roman" w:cs="Times New Roman"/>
          <w:lang w:val="en-US"/>
          <w:rPrChange w:id="290" w:author="Wangjingyi Liao" w:date="2025-06-03T21:53:00Z" w16du:dateUtc="2025-06-03T20:53:00Z">
            <w:rPr>
              <w:lang w:val="en-US"/>
            </w:rPr>
          </w:rPrChange>
        </w:rPr>
        <w:t xml:space="preserve"> </w:t>
      </w:r>
      <w:r w:rsidR="000004D6" w:rsidRPr="00E27D6C">
        <w:rPr>
          <w:rFonts w:ascii="Times New Roman" w:hAnsi="Times New Roman" w:cs="Times New Roman"/>
          <w:lang w:val="en-US"/>
          <w:rPrChange w:id="291" w:author="Wangjingyi Liao" w:date="2025-06-03T21:53:00Z" w16du:dateUtc="2025-06-03T20:53:00Z">
            <w:rPr>
              <w:lang w:val="en-US"/>
            </w:rPr>
          </w:rPrChange>
        </w:rPr>
        <w:t>reflects the comorbidit</w:t>
      </w:r>
      <w:r w:rsidR="00113FAD" w:rsidRPr="00E27D6C">
        <w:rPr>
          <w:rFonts w:ascii="Times New Roman" w:hAnsi="Times New Roman" w:cs="Times New Roman"/>
          <w:lang w:val="en-US"/>
          <w:rPrChange w:id="292" w:author="Wangjingyi Liao" w:date="2025-06-03T21:53:00Z" w16du:dateUtc="2025-06-03T20:53:00Z">
            <w:rPr>
              <w:lang w:val="en-US"/>
            </w:rPr>
          </w:rPrChange>
        </w:rPr>
        <w:t>ies</w:t>
      </w:r>
      <w:r w:rsidR="000004D6" w:rsidRPr="00E27D6C">
        <w:rPr>
          <w:rFonts w:ascii="Times New Roman" w:hAnsi="Times New Roman" w:cs="Times New Roman"/>
          <w:lang w:val="en-US"/>
          <w:rPrChange w:id="293" w:author="Wangjingyi Liao" w:date="2025-06-03T21:53:00Z" w16du:dateUtc="2025-06-03T20:53:00Z">
            <w:rPr>
              <w:lang w:val="en-US"/>
            </w:rPr>
          </w:rPrChange>
        </w:rPr>
        <w:t xml:space="preserve"> between psychiatric conditions that </w:t>
      </w:r>
      <w:r w:rsidR="00113FAD" w:rsidRPr="00E27D6C">
        <w:rPr>
          <w:rFonts w:ascii="Times New Roman" w:hAnsi="Times New Roman" w:cs="Times New Roman"/>
          <w:lang w:val="en-US"/>
          <w:rPrChange w:id="294" w:author="Wangjingyi Liao" w:date="2025-06-03T21:53:00Z" w16du:dateUtc="2025-06-03T20:53:00Z">
            <w:rPr>
              <w:lang w:val="en-US"/>
            </w:rPr>
          </w:rPrChange>
        </w:rPr>
        <w:t>have been</w:t>
      </w:r>
      <w:r w:rsidR="000004D6" w:rsidRPr="00E27D6C">
        <w:rPr>
          <w:rFonts w:ascii="Times New Roman" w:hAnsi="Times New Roman" w:cs="Times New Roman"/>
          <w:lang w:val="en-US"/>
          <w:rPrChange w:id="295" w:author="Wangjingyi Liao" w:date="2025-06-03T21:53:00Z" w16du:dateUtc="2025-06-03T20:53:00Z">
            <w:rPr>
              <w:lang w:val="en-US"/>
            </w:rPr>
          </w:rPrChange>
        </w:rPr>
        <w:t xml:space="preserve"> observed concurrently</w:t>
      </w:r>
      <w:r w:rsidR="00180DA5" w:rsidRPr="00E27D6C">
        <w:rPr>
          <w:rFonts w:ascii="Times New Roman" w:hAnsi="Times New Roman" w:cs="Times New Roman"/>
          <w:lang w:val="en-US"/>
          <w:rPrChange w:id="296" w:author="Wangjingyi Liao" w:date="2025-06-03T21:53:00Z" w16du:dateUtc="2025-06-03T20:53:00Z">
            <w:rPr>
              <w:lang w:val="en-US"/>
            </w:rPr>
          </w:rPrChange>
        </w:rPr>
        <w:t xml:space="preserve"> </w:t>
      </w:r>
      <w:r w:rsidR="00180DA5" w:rsidRPr="00E27D6C">
        <w:rPr>
          <w:rFonts w:ascii="Times New Roman" w:hAnsi="Times New Roman" w:cs="Times New Roman"/>
          <w:lang w:val="en-US"/>
          <w:rPrChange w:id="297" w:author="Wangjingyi Liao" w:date="2025-06-03T21:53:00Z" w16du:dateUtc="2025-06-03T20:53:00Z">
            <w:rPr>
              <w:lang w:val="en-US"/>
            </w:rPr>
          </w:rPrChange>
        </w:rPr>
        <w:fldChar w:fldCharType="begin">
          <w:fldData xml:space="preserve">PEVuZE5vdGU+PENpdGU+PEF1dGhvcj5kZSBKb25nZTwvQXV0aG9yPjxZZWFyPjIwMTg8L1llYXI+
PFJlY051bT40MDg8L1JlY051bT48RGlzcGxheVRleHQ+PHN0eWxlIGZhY2U9InN1cGVyc2NyaXB0
Ij4xNDwvc3R5bGU+PC9EaXNwbGF5VGV4dD48cmVjb3JkPjxyZWMtbnVtYmVyPjQwODwvcmVjLW51
bWJlcj48Zm9yZWlnbi1rZXlzPjxrZXkgYXBwPSJFTiIgZGItaWQ9Inh3Zng5MGYwNTUyMno4ZTJz
em81dHJ3dDl0c2FhZXB0YXh2ZCIgdGltZXN0YW1wPSIxNzM4NTk0NzM5IiBndWlkPSJhMjgwYzE2
Yi01NjVjLTRjMjktODYxYS0zYzRiNmVkZGY4NjYiPjQwODwva2V5PjwvZm9yZWlnbi1rZXlzPjxy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55136D" w:rsidRPr="00E27D6C">
        <w:rPr>
          <w:rFonts w:ascii="Times New Roman" w:hAnsi="Times New Roman" w:cs="Times New Roman"/>
          <w:lang w:val="en-US"/>
          <w:rPrChange w:id="298" w:author="Wangjingyi Liao" w:date="2025-06-03T21:53:00Z" w16du:dateUtc="2025-06-03T20:53:00Z">
            <w:rPr>
              <w:lang w:val="en-US"/>
            </w:rPr>
          </w:rPrChange>
        </w:rPr>
        <w:instrText xml:space="preserve"> ADDIN EN.CITE </w:instrText>
      </w:r>
      <w:r w:rsidR="0055136D" w:rsidRPr="00E27D6C">
        <w:rPr>
          <w:rFonts w:ascii="Times New Roman" w:hAnsi="Times New Roman" w:cs="Times New Roman"/>
          <w:lang w:val="en-US"/>
          <w:rPrChange w:id="299" w:author="Wangjingyi Liao" w:date="2025-06-03T21:53:00Z" w16du:dateUtc="2025-06-03T20:53:00Z">
            <w:rPr>
              <w:lang w:val="en-US"/>
            </w:rPr>
          </w:rPrChange>
        </w:rPr>
        <w:fldChar w:fldCharType="begin">
          <w:fldData xml:space="preserve">PEVuZE5vdGU+PENpdGU+PEF1dGhvcj5kZSBKb25nZTwvQXV0aG9yPjxZZWFyPjIwMTg8L1llYXI+
PFJlY051bT40MDg8L1JlY051bT48RGlzcGxheVRleHQ+PHN0eWxlIGZhY2U9InN1cGVyc2NyaXB0
Ij4xNDwvc3R5bGU+PC9EaXNwbGF5VGV4dD48cmVjb3JkPjxyZWMtbnVtYmVyPjQwODwvcmVjLW51
bWJlcj48Zm9yZWlnbi1rZXlzPjxrZXkgYXBwPSJFTiIgZGItaWQ9Inh3Zng5MGYwNTUyMno4ZTJz
em81dHJ3dDl0c2FhZXB0YXh2ZCIgdGltZXN0YW1wPSIxNzM4NTk0NzM5IiBndWlkPSJhMjgwYzE2
Yi01NjVjLTRjMjktODYxYS0zYzRiNmVkZGY4NjYiPjQwODwva2V5PjwvZm9yZWlnbi1rZXlzPjxy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55136D" w:rsidRPr="00E27D6C">
        <w:rPr>
          <w:rFonts w:ascii="Times New Roman" w:hAnsi="Times New Roman" w:cs="Times New Roman"/>
          <w:lang w:val="en-US"/>
          <w:rPrChange w:id="300" w:author="Wangjingyi Liao" w:date="2025-06-03T21:53:00Z" w16du:dateUtc="2025-06-03T20:53:00Z">
            <w:rPr>
              <w:lang w:val="en-US"/>
            </w:rPr>
          </w:rPrChange>
        </w:rPr>
        <w:instrText xml:space="preserve"> ADDIN EN.CITE.DATA </w:instrText>
      </w:r>
      <w:r w:rsidR="0055136D" w:rsidRPr="00E27D6C">
        <w:rPr>
          <w:rFonts w:ascii="Times New Roman" w:hAnsi="Times New Roman" w:cs="Times New Roman"/>
          <w:lang w:val="en-US"/>
          <w:rPrChange w:id="301" w:author="Wangjingyi Liao" w:date="2025-06-03T21:53:00Z" w16du:dateUtc="2025-06-03T20:53:00Z">
            <w:rPr>
              <w:lang w:val="en-US"/>
            </w:rPr>
          </w:rPrChange>
        </w:rPr>
      </w:r>
      <w:r w:rsidR="0055136D" w:rsidRPr="00E27D6C">
        <w:rPr>
          <w:rFonts w:ascii="Times New Roman" w:hAnsi="Times New Roman" w:cs="Times New Roman"/>
          <w:lang w:val="en-US"/>
          <w:rPrChange w:id="302" w:author="Wangjingyi Liao" w:date="2025-06-03T21:53:00Z" w16du:dateUtc="2025-06-03T20:53:00Z">
            <w:rPr>
              <w:lang w:val="en-US"/>
            </w:rPr>
          </w:rPrChange>
        </w:rPr>
        <w:fldChar w:fldCharType="end"/>
      </w:r>
      <w:r w:rsidR="00180DA5" w:rsidRPr="00E27D6C">
        <w:rPr>
          <w:rFonts w:ascii="Times New Roman" w:hAnsi="Times New Roman" w:cs="Times New Roman"/>
          <w:lang w:val="en-US"/>
          <w:rPrChange w:id="303" w:author="Wangjingyi Liao" w:date="2025-06-03T21:53:00Z" w16du:dateUtc="2025-06-03T20:53:00Z">
            <w:rPr>
              <w:lang w:val="en-US"/>
            </w:rPr>
          </w:rPrChange>
        </w:rPr>
        <w:fldChar w:fldCharType="separate"/>
      </w:r>
      <w:r w:rsidR="00B4130C" w:rsidRPr="00E27D6C">
        <w:rPr>
          <w:rFonts w:ascii="Times New Roman" w:hAnsi="Times New Roman" w:cs="Times New Roman"/>
          <w:noProof/>
          <w:vertAlign w:val="superscript"/>
          <w:lang w:val="en-US"/>
          <w:rPrChange w:id="304" w:author="Wangjingyi Liao" w:date="2025-06-03T21:53:00Z" w16du:dateUtc="2025-06-03T20:53:00Z">
            <w:rPr>
              <w:noProof/>
              <w:vertAlign w:val="superscript"/>
              <w:lang w:val="en-US"/>
            </w:rPr>
          </w:rPrChange>
        </w:rPr>
        <w:t>14</w:t>
      </w:r>
      <w:r w:rsidR="00180DA5" w:rsidRPr="00E27D6C">
        <w:rPr>
          <w:rFonts w:ascii="Times New Roman" w:hAnsi="Times New Roman" w:cs="Times New Roman"/>
          <w:lang w:val="en-US"/>
          <w:rPrChange w:id="305" w:author="Wangjingyi Liao" w:date="2025-06-03T21:53:00Z" w16du:dateUtc="2025-06-03T20:53:00Z">
            <w:rPr>
              <w:lang w:val="en-US"/>
            </w:rPr>
          </w:rPrChange>
        </w:rPr>
        <w:fldChar w:fldCharType="end"/>
      </w:r>
      <w:r w:rsidR="000004D6" w:rsidRPr="00E27D6C">
        <w:rPr>
          <w:rFonts w:ascii="Times New Roman" w:hAnsi="Times New Roman" w:cs="Times New Roman"/>
          <w:lang w:val="en-US"/>
          <w:rPrChange w:id="306" w:author="Wangjingyi Liao" w:date="2025-06-03T21:53:00Z" w16du:dateUtc="2025-06-03T20:53:00Z">
            <w:rPr>
              <w:lang w:val="en-US"/>
            </w:rPr>
          </w:rPrChange>
        </w:rPr>
        <w:t>, across the lifespan</w:t>
      </w:r>
      <w:r w:rsidR="00180DA5" w:rsidRPr="00E27D6C">
        <w:rPr>
          <w:rFonts w:ascii="Times New Roman" w:hAnsi="Times New Roman" w:cs="Times New Roman"/>
          <w:lang w:val="en-US"/>
          <w:rPrChange w:id="307" w:author="Wangjingyi Liao" w:date="2025-06-03T21:53:00Z" w16du:dateUtc="2025-06-03T20:53:00Z">
            <w:rPr>
              <w:lang w:val="en-US"/>
            </w:rPr>
          </w:rPrChange>
        </w:rPr>
        <w:t xml:space="preserve"> </w:t>
      </w:r>
      <w:r w:rsidR="009C7944" w:rsidRPr="00E27D6C">
        <w:rPr>
          <w:rFonts w:ascii="Times New Roman" w:hAnsi="Times New Roman" w:cs="Times New Roman"/>
          <w:lang w:val="en-US"/>
          <w:rPrChange w:id="308" w:author="Wangjingyi Liao" w:date="2025-06-03T21:53:00Z" w16du:dateUtc="2025-06-03T20:53:00Z">
            <w:rPr>
              <w:lang w:val="en-US"/>
            </w:rPr>
          </w:rPrChange>
        </w:rPr>
        <w:fldChar w:fldCharType="begin">
          <w:fldData xml:space="preserve">PEVuZE5vdGU+PENpdGU+PEF1dGhvcj5DYXNwaTwvQXV0aG9yPjxZZWFyPjIwMjA8L1llYXI+PFJl
Y051bT40MDM8L1JlY051bT48RGlzcGxheVRleHQ+PHN0eWxlIGZhY2U9InN1cGVyc2NyaXB0Ij4x
NSwxNjwvc3R5bGU+PC9EaXNwbGF5VGV4dD48cmVjb3JkPjxyZWMtbnVtYmVyPjQwMzwvcmVjLW51
bWJlcj48Zm9yZWlnbi1rZXlzPjxrZXkgYXBwPSJFTiIgZGItaWQ9Inh3Zng5MGYwNTUyMno4ZTJz
em81dHJ3dDl0c2FhZXB0YXh2ZCIgdGltZXN0YW1wPSIxNzM4NTk0NzM5IiBndWlkPSI0YzA0NGVk
ZC1mYjhjLTQ3NDMtYmNmYi1iMmE4ZTI4ZTY2ZDgiPjQwMzwva2V5PjwvZm9yZWlnbi1rZXlzPjxy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WWVhcj4yMDE5PC9ZZWFyPjxSZWNOdW0+NDAyPC9SZWNOdW0+PHJlY29yZD48cmVjLW51bWJlcj40
MDI8L3JlYy1udW1iZXI+PGZvcmVpZ24ta2V5cz48a2V5IGFwcD0iRU4iIGRiLWlkPSJ4d2Z4OTBm
MDU1MjJ6OGUyc3pvNXRyd3Q5dHNhYWVwdGF4dmQiIHRpbWVzdGFtcD0iMTczODU5NDczOSIgZ3Vp
ZD0iNDJiNzczZDgtODQ0Ny00YWM2LTg3NDktZWU3MDRlODIxMzI3Ij40MDI8L2tleT48L2ZvcmVp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55136D" w:rsidRPr="00E27D6C">
        <w:rPr>
          <w:rFonts w:ascii="Times New Roman" w:hAnsi="Times New Roman" w:cs="Times New Roman"/>
          <w:lang w:val="en-US"/>
          <w:rPrChange w:id="309" w:author="Wangjingyi Liao" w:date="2025-06-03T21:53:00Z" w16du:dateUtc="2025-06-03T20:53:00Z">
            <w:rPr>
              <w:lang w:val="en-US"/>
            </w:rPr>
          </w:rPrChange>
        </w:rPr>
        <w:instrText xml:space="preserve"> ADDIN EN.CITE </w:instrText>
      </w:r>
      <w:r w:rsidR="0055136D" w:rsidRPr="00E27D6C">
        <w:rPr>
          <w:rFonts w:ascii="Times New Roman" w:hAnsi="Times New Roman" w:cs="Times New Roman"/>
          <w:lang w:val="en-US"/>
          <w:rPrChange w:id="310" w:author="Wangjingyi Liao" w:date="2025-06-03T21:53:00Z" w16du:dateUtc="2025-06-03T20:53:00Z">
            <w:rPr>
              <w:lang w:val="en-US"/>
            </w:rPr>
          </w:rPrChange>
        </w:rPr>
        <w:fldChar w:fldCharType="begin">
          <w:fldData xml:space="preserve">PEVuZE5vdGU+PENpdGU+PEF1dGhvcj5DYXNwaTwvQXV0aG9yPjxZZWFyPjIwMjA8L1llYXI+PFJl
Y051bT40MDM8L1JlY051bT48RGlzcGxheVRleHQ+PHN0eWxlIGZhY2U9InN1cGVyc2NyaXB0Ij4x
NSwxNjwvc3R5bGU+PC9EaXNwbGF5VGV4dD48cmVjb3JkPjxyZWMtbnVtYmVyPjQwMzwvcmVjLW51
bWJlcj48Zm9yZWlnbi1rZXlzPjxrZXkgYXBwPSJFTiIgZGItaWQ9Inh3Zng5MGYwNTUyMno4ZTJz
em81dHJ3dDl0c2FhZXB0YXh2ZCIgdGltZXN0YW1wPSIxNzM4NTk0NzM5IiBndWlkPSI0YzA0NGVk
ZC1mYjhjLTQ3NDMtYmNmYi1iMmE4ZTI4ZTY2ZDgiPjQwMzwva2V5PjwvZm9yZWlnbi1rZXlzPjxy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WWVhcj4yMDE5PC9ZZWFyPjxSZWNOdW0+NDAyPC9SZWNOdW0+PHJlY29yZD48cmVjLW51bWJlcj40
MDI8L3JlYy1udW1iZXI+PGZvcmVpZ24ta2V5cz48a2V5IGFwcD0iRU4iIGRiLWlkPSJ4d2Z4OTBm
MDU1MjJ6OGUyc3pvNXRyd3Q5dHNhYWVwdGF4dmQiIHRpbWVzdGFtcD0iMTczODU5NDczOSIgZ3Vp
ZD0iNDJiNzczZDgtODQ0Ny00YWM2LTg3NDktZWU3MDRlODIxMzI3Ij40MDI8L2tleT48L2ZvcmVp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55136D" w:rsidRPr="00E27D6C">
        <w:rPr>
          <w:rFonts w:ascii="Times New Roman" w:hAnsi="Times New Roman" w:cs="Times New Roman"/>
          <w:lang w:val="en-US"/>
          <w:rPrChange w:id="311" w:author="Wangjingyi Liao" w:date="2025-06-03T21:53:00Z" w16du:dateUtc="2025-06-03T20:53:00Z">
            <w:rPr>
              <w:lang w:val="en-US"/>
            </w:rPr>
          </w:rPrChange>
        </w:rPr>
        <w:instrText xml:space="preserve"> ADDIN EN.CITE.DATA </w:instrText>
      </w:r>
      <w:r w:rsidR="0055136D" w:rsidRPr="00E27D6C">
        <w:rPr>
          <w:rFonts w:ascii="Times New Roman" w:hAnsi="Times New Roman" w:cs="Times New Roman"/>
          <w:lang w:val="en-US"/>
          <w:rPrChange w:id="312" w:author="Wangjingyi Liao" w:date="2025-06-03T21:53:00Z" w16du:dateUtc="2025-06-03T20:53:00Z">
            <w:rPr>
              <w:lang w:val="en-US"/>
            </w:rPr>
          </w:rPrChange>
        </w:rPr>
      </w:r>
      <w:r w:rsidR="0055136D" w:rsidRPr="00E27D6C">
        <w:rPr>
          <w:rFonts w:ascii="Times New Roman" w:hAnsi="Times New Roman" w:cs="Times New Roman"/>
          <w:lang w:val="en-US"/>
          <w:rPrChange w:id="313" w:author="Wangjingyi Liao" w:date="2025-06-03T21:53:00Z" w16du:dateUtc="2025-06-03T20:53:00Z">
            <w:rPr>
              <w:lang w:val="en-US"/>
            </w:rPr>
          </w:rPrChange>
        </w:rPr>
        <w:fldChar w:fldCharType="end"/>
      </w:r>
      <w:r w:rsidR="009C7944" w:rsidRPr="00E27D6C">
        <w:rPr>
          <w:rFonts w:ascii="Times New Roman" w:hAnsi="Times New Roman" w:cs="Times New Roman"/>
          <w:lang w:val="en-US"/>
          <w:rPrChange w:id="314" w:author="Wangjingyi Liao" w:date="2025-06-03T21:53:00Z" w16du:dateUtc="2025-06-03T20:53:00Z">
            <w:rPr>
              <w:lang w:val="en-US"/>
            </w:rPr>
          </w:rPrChange>
        </w:rPr>
        <w:fldChar w:fldCharType="separate"/>
      </w:r>
      <w:r w:rsidR="0055136D" w:rsidRPr="00E27D6C">
        <w:rPr>
          <w:rFonts w:ascii="Times New Roman" w:hAnsi="Times New Roman" w:cs="Times New Roman"/>
          <w:noProof/>
          <w:vertAlign w:val="superscript"/>
          <w:lang w:val="en-US"/>
          <w:rPrChange w:id="315" w:author="Wangjingyi Liao" w:date="2025-06-03T21:53:00Z" w16du:dateUtc="2025-06-03T20:53:00Z">
            <w:rPr>
              <w:noProof/>
              <w:vertAlign w:val="superscript"/>
              <w:lang w:val="en-US"/>
            </w:rPr>
          </w:rPrChange>
        </w:rPr>
        <w:t>15,16</w:t>
      </w:r>
      <w:r w:rsidR="009C7944" w:rsidRPr="00E27D6C">
        <w:rPr>
          <w:rFonts w:ascii="Times New Roman" w:hAnsi="Times New Roman" w:cs="Times New Roman"/>
          <w:lang w:val="en-US"/>
          <w:rPrChange w:id="316" w:author="Wangjingyi Liao" w:date="2025-06-03T21:53:00Z" w16du:dateUtc="2025-06-03T20:53:00Z">
            <w:rPr>
              <w:lang w:val="en-US"/>
            </w:rPr>
          </w:rPrChange>
        </w:rPr>
        <w:fldChar w:fldCharType="end"/>
      </w:r>
      <w:r w:rsidR="00050193" w:rsidRPr="00E27D6C">
        <w:rPr>
          <w:rFonts w:ascii="Times New Roman" w:hAnsi="Times New Roman" w:cs="Times New Roman"/>
          <w:lang w:val="en-US"/>
          <w:rPrChange w:id="317" w:author="Wangjingyi Liao" w:date="2025-06-03T21:53:00Z" w16du:dateUtc="2025-06-03T20:53:00Z">
            <w:rPr>
              <w:lang w:val="en-US"/>
            </w:rPr>
          </w:rPrChange>
        </w:rPr>
        <w:t xml:space="preserve">, </w:t>
      </w:r>
      <w:r w:rsidR="000004D6" w:rsidRPr="00E27D6C">
        <w:rPr>
          <w:rFonts w:ascii="Times New Roman" w:hAnsi="Times New Roman" w:cs="Times New Roman"/>
          <w:lang w:val="en-US"/>
          <w:rPrChange w:id="318" w:author="Wangjingyi Liao" w:date="2025-06-03T21:53:00Z" w16du:dateUtc="2025-06-03T20:53:00Z">
            <w:rPr>
              <w:lang w:val="en-US"/>
            </w:rPr>
          </w:rPrChange>
        </w:rPr>
        <w:t xml:space="preserve"> and even across generations </w:t>
      </w:r>
      <w:r w:rsidR="00050193" w:rsidRPr="00E27D6C">
        <w:rPr>
          <w:rFonts w:ascii="Times New Roman" w:hAnsi="Times New Roman" w:cs="Times New Roman"/>
          <w:lang w:val="en-US"/>
          <w:rPrChange w:id="319" w:author="Wangjingyi Liao" w:date="2025-06-03T21:53:00Z" w16du:dateUtc="2025-06-03T20:53:00Z">
            <w:rPr>
              <w:lang w:val="en-US"/>
            </w:rPr>
          </w:rPrChange>
        </w:rPr>
        <w:fldChar w:fldCharType="begin">
          <w:fldData xml:space="preserve">PEVuZE5vdGU+PENpdGU+PEF1dGhvcj5DYXNwaTwvQXV0aG9yPjxZZWFyPjIwMTQ8L1llYXI+PFJl
Y051bT40MDU8L1JlY051bT48RGlzcGxheVRleHQ+PHN0eWxlIGZhY2U9InN1cGVyc2NyaXB0Ij4x
MywxNzwvc3R5bGU+PC9EaXNwbGF5VGV4dD48cmVjb3JkPjxyZWMtbnVtYmVyPjQwNTwvcmVjLW51
bWJlcj48Zm9yZWlnbi1rZXlzPjxrZXkgYXBwPSJFTiIgZGItaWQ9Inh3Zng5MGYwNTUyMno4ZTJz
em81dHJ3dDl0c2FhZXB0YXh2ZCIgdGltZXN0YW1wPSIxNzM4NTk0NzM5IiBndWlkPSI3NmIzYzg5
Ny03MzZiLTRhNzEtOWFmOC04ODgyN2JhNGIwY2UiPjQwNTwva2V5PjwvZm9yZWlnbi1rZXlzPjxy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L3B1Ym1lZC8yNTM2MDM5MzwvdXJsPjx1cmw+aHR0cHM6Ly9wbWMubmNiaS5ubG0ubmloLmdvdi9h
cnRpY2xlcy9QTUM0MjA5NDEyL3BkZi9uaWhtczUyMzM3Mi5wZGY8L3VybD48L3JlbGF0ZWQtdXJs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ZW5nPC9sYW5ndWFnZT48L3JlY29yZD48L0NpdGU+PENpdGU+PEF1dGhvcj5DYXNwaTwvQXV0aG9y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</w:fldData>
        </w:fldChar>
      </w:r>
      <w:r w:rsidR="0055136D" w:rsidRPr="00E27D6C">
        <w:rPr>
          <w:rFonts w:ascii="Times New Roman" w:hAnsi="Times New Roman" w:cs="Times New Roman"/>
          <w:lang w:val="en-US"/>
          <w:rPrChange w:id="320" w:author="Wangjingyi Liao" w:date="2025-06-03T21:53:00Z" w16du:dateUtc="2025-06-03T20:53:00Z">
            <w:rPr>
              <w:lang w:val="en-US"/>
            </w:rPr>
          </w:rPrChange>
        </w:rPr>
        <w:instrText xml:space="preserve"> ADDIN EN.CITE </w:instrText>
      </w:r>
      <w:r w:rsidR="0055136D" w:rsidRPr="00E27D6C">
        <w:rPr>
          <w:rFonts w:ascii="Times New Roman" w:hAnsi="Times New Roman" w:cs="Times New Roman"/>
          <w:lang w:val="en-US"/>
          <w:rPrChange w:id="321" w:author="Wangjingyi Liao" w:date="2025-06-03T21:53:00Z" w16du:dateUtc="2025-06-03T20:53:00Z">
            <w:rPr>
              <w:lang w:val="en-US"/>
            </w:rPr>
          </w:rPrChange>
        </w:rPr>
        <w:fldChar w:fldCharType="begin">
          <w:fldData xml:space="preserve">PEVuZE5vdGU+PENpdGU+PEF1dGhvcj5DYXNwaTwvQXV0aG9yPjxZZWFyPjIwMTQ8L1llYXI+PFJl
Y051bT40MDU8L1JlY051bT48RGlzcGxheVRleHQ+PHN0eWxlIGZhY2U9InN1cGVyc2NyaXB0Ij4x
MywxNzwvc3R5bGU+PC9EaXNwbGF5VGV4dD48cmVjb3JkPjxyZWMtbnVtYmVyPjQwNTwvcmVjLW51
bWJlcj48Zm9yZWlnbi1rZXlzPjxrZXkgYXBwPSJFTiIgZGItaWQ9Inh3Zng5MGYwNTUyMno4ZTJz
em81dHJ3dDl0c2FhZXB0YXh2ZCIgdGltZXN0YW1wPSIxNzM4NTk0NzM5IiBndWlkPSI3NmIzYzg5
Ny03MzZiLTRhNzEtOWFmOC04ODgyN2JhNGIwY2UiPjQwNTwva2V5PjwvZm9yZWlnbi1rZXlzPjxy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L3B1Ym1lZC8yNTM2MDM5MzwvdXJsPjx1cmw+aHR0cHM6Ly9wbWMubmNiaS5ubG0ubmloLmdvdi9h
cnRpY2xlcy9QTUM0MjA5NDEyL3BkZi9uaWhtczUyMzM3Mi5wZGY8L3VybD48L3JlbGF0ZWQtdXJs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ZW5nPC9sYW5ndWFnZT48L3JlY29yZD48L0NpdGU+PENpdGU+PEF1dGhvcj5DYXNwaTwvQXV0aG9y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</w:fldData>
        </w:fldChar>
      </w:r>
      <w:r w:rsidR="0055136D" w:rsidRPr="00E27D6C">
        <w:rPr>
          <w:rFonts w:ascii="Times New Roman" w:hAnsi="Times New Roman" w:cs="Times New Roman"/>
          <w:lang w:val="en-US"/>
          <w:rPrChange w:id="322" w:author="Wangjingyi Liao" w:date="2025-06-03T21:53:00Z" w16du:dateUtc="2025-06-03T20:53:00Z">
            <w:rPr>
              <w:lang w:val="en-US"/>
            </w:rPr>
          </w:rPrChange>
        </w:rPr>
        <w:instrText xml:space="preserve"> ADDIN EN.CITE.DATA </w:instrText>
      </w:r>
      <w:r w:rsidR="0055136D" w:rsidRPr="00E27D6C">
        <w:rPr>
          <w:rFonts w:ascii="Times New Roman" w:hAnsi="Times New Roman" w:cs="Times New Roman"/>
          <w:lang w:val="en-US"/>
          <w:rPrChange w:id="323" w:author="Wangjingyi Liao" w:date="2025-06-03T21:53:00Z" w16du:dateUtc="2025-06-03T20:53:00Z">
            <w:rPr>
              <w:lang w:val="en-US"/>
            </w:rPr>
          </w:rPrChange>
        </w:rPr>
      </w:r>
      <w:r w:rsidR="0055136D" w:rsidRPr="00E27D6C">
        <w:rPr>
          <w:rFonts w:ascii="Times New Roman" w:hAnsi="Times New Roman" w:cs="Times New Roman"/>
          <w:lang w:val="en-US"/>
          <w:rPrChange w:id="324" w:author="Wangjingyi Liao" w:date="2025-06-03T21:53:00Z" w16du:dateUtc="2025-06-03T20:53:00Z">
            <w:rPr>
              <w:lang w:val="en-US"/>
            </w:rPr>
          </w:rPrChange>
        </w:rPr>
        <w:fldChar w:fldCharType="end"/>
      </w:r>
      <w:r w:rsidR="00050193" w:rsidRPr="00E27D6C">
        <w:rPr>
          <w:rFonts w:ascii="Times New Roman" w:hAnsi="Times New Roman" w:cs="Times New Roman"/>
          <w:lang w:val="en-US"/>
          <w:rPrChange w:id="325" w:author="Wangjingyi Liao" w:date="2025-06-03T21:53:00Z" w16du:dateUtc="2025-06-03T20:53:00Z">
            <w:rPr>
              <w:lang w:val="en-US"/>
            </w:rPr>
          </w:rPrChange>
        </w:rPr>
        <w:fldChar w:fldCharType="separate"/>
      </w:r>
      <w:r w:rsidR="0055136D" w:rsidRPr="00E27D6C">
        <w:rPr>
          <w:rFonts w:ascii="Times New Roman" w:hAnsi="Times New Roman" w:cs="Times New Roman"/>
          <w:noProof/>
          <w:vertAlign w:val="superscript"/>
          <w:lang w:val="en-US"/>
          <w:rPrChange w:id="326" w:author="Wangjingyi Liao" w:date="2025-06-03T21:53:00Z" w16du:dateUtc="2025-06-03T20:53:00Z">
            <w:rPr>
              <w:noProof/>
              <w:vertAlign w:val="superscript"/>
              <w:lang w:val="en-US"/>
            </w:rPr>
          </w:rPrChange>
        </w:rPr>
        <w:t>13,17</w:t>
      </w:r>
      <w:r w:rsidR="00050193" w:rsidRPr="00E27D6C">
        <w:rPr>
          <w:rFonts w:ascii="Times New Roman" w:hAnsi="Times New Roman" w:cs="Times New Roman"/>
          <w:lang w:val="en-US"/>
          <w:rPrChange w:id="327" w:author="Wangjingyi Liao" w:date="2025-06-03T21:53:00Z" w16du:dateUtc="2025-06-03T20:53:00Z">
            <w:rPr>
              <w:lang w:val="en-US"/>
            </w:rPr>
          </w:rPrChange>
        </w:rPr>
        <w:fldChar w:fldCharType="end"/>
      </w:r>
      <w:r w:rsidR="00DB24AA" w:rsidRPr="00E27D6C">
        <w:rPr>
          <w:rFonts w:ascii="Times New Roman" w:hAnsi="Times New Roman" w:cs="Times New Roman"/>
          <w:lang w:val="en-US"/>
          <w:rPrChange w:id="328" w:author="Wangjingyi Liao" w:date="2025-06-03T21:53:00Z" w16du:dateUtc="2025-06-03T20:53:00Z">
            <w:rPr>
              <w:lang w:val="en-US"/>
            </w:rPr>
          </w:rPrChange>
        </w:rPr>
        <w:t>.</w:t>
      </w:r>
      <w:r w:rsidR="000004D6" w:rsidRPr="00E27D6C">
        <w:rPr>
          <w:rFonts w:ascii="Times New Roman" w:hAnsi="Times New Roman" w:cs="Times New Roman"/>
          <w:lang w:val="en-US"/>
          <w:rPrChange w:id="329" w:author="Wangjingyi Liao" w:date="2025-06-03T21:53:00Z" w16du:dateUtc="2025-06-03T20:53:00Z">
            <w:rPr>
              <w:lang w:val="en-US"/>
            </w:rPr>
          </w:rPrChange>
        </w:rPr>
        <w:t xml:space="preserve"> </w:t>
      </w:r>
      <w:r w:rsidR="00AF3818" w:rsidRPr="00E27D6C">
        <w:rPr>
          <w:rFonts w:ascii="Times New Roman" w:hAnsi="Times New Roman" w:cs="Times New Roman"/>
          <w:rPrChange w:id="330" w:author="Wangjingyi Liao" w:date="2025-06-03T21:53:00Z" w16du:dateUtc="2025-06-03T20:53:00Z">
            <w:rPr/>
          </w:rPrChange>
        </w:rPr>
        <w:t>A</w:t>
      </w:r>
      <w:r w:rsidR="000004D6" w:rsidRPr="00E27D6C">
        <w:rPr>
          <w:rFonts w:ascii="Times New Roman" w:hAnsi="Times New Roman" w:cs="Times New Roman"/>
          <w:rPrChange w:id="331" w:author="Wangjingyi Liao" w:date="2025-06-03T21:53:00Z" w16du:dateUtc="2025-06-03T20:53:00Z">
            <w:rPr/>
          </w:rPrChange>
        </w:rPr>
        <w:t xml:space="preserve"> p factor has</w:t>
      </w:r>
      <w:r w:rsidR="009C3F3B" w:rsidRPr="00E27D6C">
        <w:rPr>
          <w:rFonts w:ascii="Times New Roman" w:hAnsi="Times New Roman" w:cs="Times New Roman"/>
          <w:rPrChange w:id="332" w:author="Wangjingyi Liao" w:date="2025-06-03T21:53:00Z" w16du:dateUtc="2025-06-03T20:53:00Z">
            <w:rPr/>
          </w:rPrChange>
        </w:rPr>
        <w:t xml:space="preserve"> </w:t>
      </w:r>
      <w:r w:rsidR="00AF3818" w:rsidRPr="00E27D6C">
        <w:rPr>
          <w:rFonts w:ascii="Times New Roman" w:hAnsi="Times New Roman" w:cs="Times New Roman"/>
          <w:rPrChange w:id="333" w:author="Wangjingyi Liao" w:date="2025-06-03T21:53:00Z" w16du:dateUtc="2025-06-03T20:53:00Z">
            <w:rPr/>
          </w:rPrChange>
        </w:rPr>
        <w:t xml:space="preserve">also </w:t>
      </w:r>
      <w:r w:rsidR="009C3F3B" w:rsidRPr="00E27D6C">
        <w:rPr>
          <w:rFonts w:ascii="Times New Roman" w:hAnsi="Times New Roman" w:cs="Times New Roman"/>
          <w:rPrChange w:id="334" w:author="Wangjingyi Liao" w:date="2025-06-03T21:53:00Z" w16du:dateUtc="2025-06-03T20:53:00Z">
            <w:rPr/>
          </w:rPrChange>
        </w:rPr>
        <w:t>emerged fr</w:t>
      </w:r>
      <w:r w:rsidR="00FF5685" w:rsidRPr="00E27D6C">
        <w:rPr>
          <w:rFonts w:ascii="Times New Roman" w:hAnsi="Times New Roman" w:cs="Times New Roman"/>
          <w:rPrChange w:id="335" w:author="Wangjingyi Liao" w:date="2025-06-03T21:53:00Z" w16du:dateUtc="2025-06-03T20:53:00Z">
            <w:rPr/>
          </w:rPrChange>
        </w:rPr>
        <w:t>o</w:t>
      </w:r>
      <w:r w:rsidR="009C3F3B" w:rsidRPr="00E27D6C">
        <w:rPr>
          <w:rFonts w:ascii="Times New Roman" w:hAnsi="Times New Roman" w:cs="Times New Roman"/>
          <w:rPrChange w:id="336" w:author="Wangjingyi Liao" w:date="2025-06-03T21:53:00Z" w16du:dateUtc="2025-06-03T20:53:00Z">
            <w:rPr/>
          </w:rPrChange>
        </w:rPr>
        <w:t xml:space="preserve">m recent genetic and genomic studies </w:t>
      </w:r>
      <w:r w:rsidR="00DB24AA" w:rsidRPr="00E27D6C">
        <w:rPr>
          <w:rFonts w:ascii="Times New Roman" w:hAnsi="Times New Roman" w:cs="Times New Roman"/>
          <w:rPrChange w:id="337" w:author="Wangjingyi Liao" w:date="2025-06-03T21:53:00Z" w16du:dateUtc="2025-06-03T20:53:00Z">
            <w:rPr/>
          </w:rPrChange>
        </w:rPr>
        <w:fldChar w:fldCharType="begin">
          <w:fldData xml:space="preserve">PEVuZE5vdGU+PENpdGU+PEF1dGhvcj5TZWx6YW08L0F1dGhvcj48WWVhcj4yMDE4PC9ZZWFyPjxS
ZWNOdW0+NTA3PC9SZWNOdW0+PERpc3BsYXlUZXh0PjxzdHlsZSBmYWNlPSJzdXBlcnNjcmlwdCI+
OCwxMCwxODwvc3R5bGU+PC9EaXNwbGF5VGV4dD48cmVjb3JkPjxyZWMtbnVtYmVyPjUwNzwvcmVj
LW51bWJlcj48Zm9yZWlnbi1rZXlzPjxrZXkgYXBwPSJFTiIgZGItaWQ9Inh3Zng5MGYwNTUyMno4
ZTJzem81dHJ3dDl0c2FhZXB0YXh2ZCIgdGltZXN0YW1wPSIxNzM4NTk2MzIwIiBndWlkPSI3ZmJi
YzAzNi05NTUyLTQyYTUtYWU1OC04YjlmNzQyOTE1YzgiPjUwNzwva2V5PjwvZm9yZWlnbi1rZXlz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YXRlcz48L2RhdGVzPjxwdWJsaXNoZXI+U3ByaW5nZXIgU2NpZW5jZSBhbmQgQnVzaW5lc3MgTWVk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Oi8vd3d3Lm5jYmkubmxtLm5paC5nb3YvcHVibWVkLzM1NTEzNzIyPC91cmw+PHVybD5odHRwczov
L3BtYy5uY2JpLm5sbS5uaWguZ292L2FydGljbGVzL1BNQzkxMTc0NjUvcGRmL25paG1zLTE3OTE1
MDcucGRmPC91cmw+PC9yZWxhdGVkLXVybHM+PC91cmxzPjxjdXN0b20yPlBNQzkxMTc0NjU8L2N1
c3RvbTI+PGVsZWN0cm9uaWMtcmVzb3VyY2UtbnVtPjEwLjEwMzgvczQxNTg4LTAyMi0wMTA1Ny00
PC9lbGVjdHJvbmljLXJlc291cmNlLW51bT48cmVtb3RlLWRhdGFiYXNlLW5hbWU+TWVkbGluZTwv
cmVtb3RlLWRhdGFiYXNlLW5hbWU+PHJlbW90ZS1kYXRhYmFzZS1wcm92aWRlcj5OTE08L3JlbW90
ZS1kYXRhYmFzZS1wcm92aWRlcj48YWNjZXNzLWRhdGU+MjAyMi0xMS0xOFQxODozMjoyOTwvYWNj
ZXNzLWRhdGU+PC9yZWNvcmQ+PC9DaXRlPjwvRW5kTm90ZT4A
</w:fldData>
        </w:fldChar>
      </w:r>
      <w:r w:rsidR="0055136D" w:rsidRPr="00E27D6C">
        <w:rPr>
          <w:rFonts w:ascii="Times New Roman" w:hAnsi="Times New Roman" w:cs="Times New Roman"/>
          <w:rPrChange w:id="338" w:author="Wangjingyi Liao" w:date="2025-06-03T21:53:00Z" w16du:dateUtc="2025-06-03T20:53:00Z">
            <w:rPr/>
          </w:rPrChange>
        </w:rPr>
        <w:instrText xml:space="preserve"> ADDIN EN.CITE </w:instrText>
      </w:r>
      <w:r w:rsidR="0055136D" w:rsidRPr="00E27D6C">
        <w:rPr>
          <w:rFonts w:ascii="Times New Roman" w:hAnsi="Times New Roman" w:cs="Times New Roman"/>
          <w:rPrChange w:id="339" w:author="Wangjingyi Liao" w:date="2025-06-03T21:53:00Z" w16du:dateUtc="2025-06-03T20:53:00Z">
            <w:rPr/>
          </w:rPrChange>
        </w:rPr>
        <w:fldChar w:fldCharType="begin">
          <w:fldData xml:space="preserve">PEVuZE5vdGU+PENpdGU+PEF1dGhvcj5TZWx6YW08L0F1dGhvcj48WWVhcj4yMDE4PC9ZZWFyPjxS
ZWNOdW0+NTA3PC9SZWNOdW0+PERpc3BsYXlUZXh0PjxzdHlsZSBmYWNlPSJzdXBlcnNjcmlwdCI+
OCwxMCwxODwvc3R5bGU+PC9EaXNwbGF5VGV4dD48cmVjb3JkPjxyZWMtbnVtYmVyPjUwNzwvcmVj
LW51bWJlcj48Zm9yZWlnbi1rZXlzPjxrZXkgYXBwPSJFTiIgZGItaWQ9Inh3Zng5MGYwNTUyMno4
ZTJzem81dHJ3dDl0c2FhZXB0YXh2ZCIgdGltZXN0YW1wPSIxNzM4NTk2MzIwIiBndWlkPSI3ZmJi
YzAzNi05NTUyLTQyYTUtYWU1OC04YjlmNzQyOTE1YzgiPjUwNzwva2V5PjwvZm9yZWlnbi1rZXlz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YXRlcz48L2RhdGVzPjxwdWJsaXNoZXI+U3ByaW5nZXIgU2NpZW5jZSBhbmQgQnVzaW5lc3MgTWVk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Oi8vd3d3Lm5jYmkubmxtLm5paC5nb3YvcHVibWVkLzM1NTEzNzIyPC91cmw+PHVybD5odHRwczov
L3BtYy5uY2JpLm5sbS5uaWguZ292L2FydGljbGVzL1BNQzkxMTc0NjUvcGRmL25paG1zLTE3OTE1
MDcucGRmPC91cmw+PC9yZWxhdGVkLXVybHM+PC91cmxzPjxjdXN0b20yPlBNQzkxMTc0NjU8L2N1
c3RvbTI+PGVsZWN0cm9uaWMtcmVzb3VyY2UtbnVtPjEwLjEwMzgvczQxNTg4LTAyMi0wMTA1Ny00
PC9lbGVjdHJvbmljLXJlc291cmNlLW51bT48cmVtb3RlLWRhdGFiYXNlLW5hbWU+TWVkbGluZTwv
cmVtb3RlLWRhdGFiYXNlLW5hbWU+PHJlbW90ZS1kYXRhYmFzZS1wcm92aWRlcj5OTE08L3JlbW90
ZS1kYXRhYmFzZS1wcm92aWRlcj48YWNjZXNzLWRhdGU+MjAyMi0xMS0xOFQxODozMjoyOTwvYWNj
ZXNzLWRhdGU+PC9yZWNvcmQ+PC9DaXRlPjwvRW5kTm90ZT4A
</w:fldData>
        </w:fldChar>
      </w:r>
      <w:r w:rsidR="0055136D" w:rsidRPr="00E27D6C">
        <w:rPr>
          <w:rFonts w:ascii="Times New Roman" w:hAnsi="Times New Roman" w:cs="Times New Roman"/>
          <w:rPrChange w:id="340"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341" w:author="Wangjingyi Liao" w:date="2025-06-03T21:53:00Z" w16du:dateUtc="2025-06-03T20:53:00Z">
            <w:rPr/>
          </w:rPrChange>
        </w:rPr>
      </w:r>
      <w:r w:rsidR="0055136D" w:rsidRPr="00E27D6C">
        <w:rPr>
          <w:rFonts w:ascii="Times New Roman" w:hAnsi="Times New Roman" w:cs="Times New Roman"/>
          <w:rPrChange w:id="342" w:author="Wangjingyi Liao" w:date="2025-06-03T21:53:00Z" w16du:dateUtc="2025-06-03T20:53:00Z">
            <w:rPr/>
          </w:rPrChange>
        </w:rPr>
        <w:fldChar w:fldCharType="end"/>
      </w:r>
      <w:r w:rsidR="00DB24AA" w:rsidRPr="00E27D6C">
        <w:rPr>
          <w:rFonts w:ascii="Times New Roman" w:hAnsi="Times New Roman" w:cs="Times New Roman"/>
          <w:rPrChange w:id="343" w:author="Wangjingyi Liao" w:date="2025-06-03T21:53:00Z" w16du:dateUtc="2025-06-03T20:53:00Z">
            <w:rPr/>
          </w:rPrChange>
        </w:rPr>
        <w:fldChar w:fldCharType="separate"/>
      </w:r>
      <w:r w:rsidR="0055136D" w:rsidRPr="00E27D6C">
        <w:rPr>
          <w:rFonts w:ascii="Times New Roman" w:hAnsi="Times New Roman" w:cs="Times New Roman"/>
          <w:noProof/>
          <w:vertAlign w:val="superscript"/>
          <w:rPrChange w:id="344" w:author="Wangjingyi Liao" w:date="2025-06-03T21:53:00Z" w16du:dateUtc="2025-06-03T20:53:00Z">
            <w:rPr>
              <w:noProof/>
              <w:vertAlign w:val="superscript"/>
            </w:rPr>
          </w:rPrChange>
        </w:rPr>
        <w:t>8,10,18</w:t>
      </w:r>
      <w:r w:rsidR="00DB24AA" w:rsidRPr="00E27D6C">
        <w:rPr>
          <w:rFonts w:ascii="Times New Roman" w:hAnsi="Times New Roman" w:cs="Times New Roman"/>
          <w:rPrChange w:id="345" w:author="Wangjingyi Liao" w:date="2025-06-03T21:53:00Z" w16du:dateUtc="2025-06-03T20:53:00Z">
            <w:rPr/>
          </w:rPrChange>
        </w:rPr>
        <w:fldChar w:fldCharType="end"/>
      </w:r>
      <w:r w:rsidR="00DB24AA" w:rsidRPr="00E27D6C">
        <w:rPr>
          <w:rFonts w:ascii="Times New Roman" w:hAnsi="Times New Roman" w:cs="Times New Roman"/>
          <w:rPrChange w:id="346" w:author="Wangjingyi Liao" w:date="2025-06-03T21:53:00Z" w16du:dateUtc="2025-06-03T20:53:00Z">
            <w:rPr/>
          </w:rPrChange>
        </w:rPr>
        <w:t>.</w:t>
      </w:r>
      <w:r w:rsidR="009C3F3B" w:rsidRPr="00E27D6C">
        <w:rPr>
          <w:rFonts w:ascii="Times New Roman" w:hAnsi="Times New Roman" w:cs="Times New Roman"/>
          <w:lang w:val="en"/>
          <w:rPrChange w:id="347" w:author="Wangjingyi Liao" w:date="2025-06-03T21:53:00Z" w16du:dateUtc="2025-06-03T20:53:00Z">
            <w:rPr>
              <w:lang w:val="en"/>
            </w:rPr>
          </w:rPrChange>
        </w:rPr>
        <w:t xml:space="preserve"> </w:t>
      </w:r>
      <w:r w:rsidR="0074340A" w:rsidRPr="00E27D6C">
        <w:rPr>
          <w:rFonts w:ascii="Times New Roman" w:hAnsi="Times New Roman" w:cs="Times New Roman"/>
          <w:lang w:val="en"/>
          <w:rPrChange w:id="348" w:author="Wangjingyi Liao" w:date="2025-06-03T21:53:00Z" w16du:dateUtc="2025-06-03T20:53:00Z">
            <w:rPr>
              <w:lang w:val="en"/>
            </w:rPr>
          </w:rPrChange>
        </w:rPr>
        <w:t>S</w:t>
      </w:r>
      <w:r w:rsidR="00CA2F42" w:rsidRPr="00E27D6C">
        <w:rPr>
          <w:rFonts w:ascii="Times New Roman" w:hAnsi="Times New Roman" w:cs="Times New Roman"/>
          <w:lang w:val="en"/>
          <w:rPrChange w:id="349" w:author="Wangjingyi Liao" w:date="2025-06-03T21:53:00Z" w16du:dateUtc="2025-06-03T20:53:00Z">
            <w:rPr>
              <w:lang w:val="en"/>
            </w:rPr>
          </w:rPrChange>
        </w:rPr>
        <w:t xml:space="preserve">hared genetic </w:t>
      </w:r>
      <w:r w:rsidR="0074340A" w:rsidRPr="00E27D6C">
        <w:rPr>
          <w:rFonts w:ascii="Times New Roman" w:hAnsi="Times New Roman" w:cs="Times New Roman"/>
          <w:lang w:val="en"/>
          <w:rPrChange w:id="350" w:author="Wangjingyi Liao" w:date="2025-06-03T21:53:00Z" w16du:dateUtc="2025-06-03T20:53:00Z">
            <w:rPr>
              <w:lang w:val="en"/>
            </w:rPr>
          </w:rPrChange>
        </w:rPr>
        <w:t>effects</w:t>
      </w:r>
      <w:r w:rsidR="00CA2F42" w:rsidRPr="00E27D6C">
        <w:rPr>
          <w:rFonts w:ascii="Times New Roman" w:hAnsi="Times New Roman" w:cs="Times New Roman"/>
          <w:lang w:val="en"/>
          <w:rPrChange w:id="351" w:author="Wangjingyi Liao" w:date="2025-06-03T21:53:00Z" w16du:dateUtc="2025-06-03T20:53:00Z">
            <w:rPr>
              <w:lang w:val="en"/>
            </w:rPr>
          </w:rPrChange>
        </w:rPr>
        <w:t xml:space="preserve"> across different disorder</w:t>
      </w:r>
      <w:r w:rsidR="009C3F3B" w:rsidRPr="00E27D6C">
        <w:rPr>
          <w:rFonts w:ascii="Times New Roman" w:hAnsi="Times New Roman" w:cs="Times New Roman"/>
          <w:lang w:val="en"/>
          <w:rPrChange w:id="352" w:author="Wangjingyi Liao" w:date="2025-06-03T21:53:00Z" w16du:dateUtc="2025-06-03T20:53:00Z">
            <w:rPr>
              <w:lang w:val="en"/>
            </w:rPr>
          </w:rPrChange>
        </w:rPr>
        <w:t xml:space="preserve"> dimensions</w:t>
      </w:r>
      <w:r w:rsidR="00CA2F42" w:rsidRPr="00E27D6C">
        <w:rPr>
          <w:rFonts w:ascii="Times New Roman" w:hAnsi="Times New Roman" w:cs="Times New Roman"/>
          <w:lang w:val="en"/>
          <w:rPrChange w:id="353" w:author="Wangjingyi Liao" w:date="2025-06-03T21:53:00Z" w16du:dateUtc="2025-06-03T20:53:00Z">
            <w:rPr>
              <w:lang w:val="en"/>
            </w:rPr>
          </w:rPrChange>
        </w:rPr>
        <w:t xml:space="preserve"> were</w:t>
      </w:r>
      <w:r w:rsidR="0074340A" w:rsidRPr="00E27D6C">
        <w:rPr>
          <w:rFonts w:ascii="Times New Roman" w:hAnsi="Times New Roman" w:cs="Times New Roman"/>
          <w:lang w:val="en"/>
          <w:rPrChange w:id="354" w:author="Wangjingyi Liao" w:date="2025-06-03T21:53:00Z" w16du:dateUtc="2025-06-03T20:53:00Z">
            <w:rPr>
              <w:lang w:val="en"/>
            </w:rPr>
          </w:rPrChange>
        </w:rPr>
        <w:t xml:space="preserve"> found to be</w:t>
      </w:r>
      <w:r w:rsidR="00CA2F42" w:rsidRPr="00E27D6C">
        <w:rPr>
          <w:rFonts w:ascii="Times New Roman" w:hAnsi="Times New Roman" w:cs="Times New Roman"/>
          <w:lang w:val="en"/>
          <w:rPrChange w:id="355" w:author="Wangjingyi Liao" w:date="2025-06-03T21:53:00Z" w16du:dateUtc="2025-06-03T20:53:00Z">
            <w:rPr>
              <w:lang w:val="en"/>
            </w:rPr>
          </w:rPrChange>
        </w:rPr>
        <w:t xml:space="preserve"> </w:t>
      </w:r>
      <w:r w:rsidR="0AE99454" w:rsidRPr="00E27D6C">
        <w:rPr>
          <w:rFonts w:ascii="Times New Roman" w:hAnsi="Times New Roman" w:cs="Times New Roman"/>
          <w:lang w:val="en"/>
          <w:rPrChange w:id="356" w:author="Wangjingyi Liao" w:date="2025-06-03T21:53:00Z" w16du:dateUtc="2025-06-03T20:53:00Z">
            <w:rPr>
              <w:lang w:val="en"/>
            </w:rPr>
          </w:rPrChange>
        </w:rPr>
        <w:t xml:space="preserve">stable </w:t>
      </w:r>
      <w:r w:rsidR="00CA2F42" w:rsidRPr="00E27D6C">
        <w:rPr>
          <w:rFonts w:ascii="Times New Roman" w:hAnsi="Times New Roman" w:cs="Times New Roman"/>
          <w:lang w:val="en"/>
          <w:rPrChange w:id="357" w:author="Wangjingyi Liao" w:date="2025-06-03T21:53:00Z" w16du:dateUtc="2025-06-03T20:53:00Z">
            <w:rPr>
              <w:lang w:val="en"/>
            </w:rPr>
          </w:rPrChange>
        </w:rPr>
        <w:t xml:space="preserve">over </w:t>
      </w:r>
      <w:r w:rsidR="00EB34D5" w:rsidRPr="00E27D6C">
        <w:rPr>
          <w:rFonts w:ascii="Times New Roman" w:hAnsi="Times New Roman" w:cs="Times New Roman"/>
          <w:lang w:val="en"/>
          <w:rPrChange w:id="358" w:author="Wangjingyi Liao" w:date="2025-06-03T21:53:00Z" w16du:dateUtc="2025-06-03T20:53:00Z">
            <w:rPr>
              <w:lang w:val="en"/>
            </w:rPr>
          </w:rPrChange>
        </w:rPr>
        <w:t>development</w:t>
      </w:r>
      <w:r w:rsidR="009C3F3B" w:rsidRPr="00E27D6C">
        <w:rPr>
          <w:rFonts w:ascii="Times New Roman" w:hAnsi="Times New Roman" w:cs="Times New Roman"/>
          <w:lang w:val="en"/>
          <w:rPrChange w:id="359" w:author="Wangjingyi Liao" w:date="2025-06-03T21:53:00Z" w16du:dateUtc="2025-06-03T20:53:00Z">
            <w:rPr>
              <w:lang w:val="en"/>
            </w:rPr>
          </w:rPrChange>
        </w:rPr>
        <w:t xml:space="preserve">, even when considering different measures and reporters </w:t>
      </w:r>
      <w:r w:rsidR="008600CE" w:rsidRPr="00E27D6C">
        <w:rPr>
          <w:rFonts w:ascii="Times New Roman" w:hAnsi="Times New Roman" w:cs="Times New Roman"/>
          <w:lang w:val="en"/>
          <w:rPrChange w:id="360" w:author="Wangjingyi Liao" w:date="2025-06-03T21:53:00Z" w16du:dateUtc="2025-06-03T20:53:00Z">
            <w:rPr>
              <w:lang w:val="en"/>
            </w:rPr>
          </w:rPrChange>
        </w:rPr>
        <w:fldChar w:fldCharType="begin">
          <w:fldData xml:space="preserve">PEVuZE5vdGU+PENpdGU+PEF1dGhvcj5BbGxlZ3Jpbmk8L0F1dGhvcj48WWVhcj4yMDIwPC9ZZWFy
PjxSZWNOdW0+MzEwPC9SZWNOdW0+PERpc3BsYXlUZXh0PjxzdHlsZSBmYWNlPSJzdXBlcnNjcmlw
dCI+MTg8L3N0eWxlPjwvRGlzcGxheVRleHQ+PHJlY29yZD48cmVjLW51bWJlcj4zMTA8L3JlYy1u
dW1iZXI+PGZvcmVpZ24ta2V5cz48a2V5IGFwcD0iRU4iIGRiLWlkPSJ4d2Z4OTBmMDU1MjJ6OGUy
c3pvNXRyd3Q5dHNhYWVwdGF4dmQiIHRpbWVzdGFtcD0iMTczODU5MzMyNCIgZ3VpZD0iN2Y3MmRk
ZTUtMDRlOS00Y2RjLWI5ODItMGJlMzBlMDQyYmFlIj4zMTA8L2tleT48L2ZvcmVpZ24ta2V5cz48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bmNiaS5ubG0ubmloLmdvdi9wdWJtZWQvMzE1NDE0NjY8L3VybD48dXJsPmh0dHBzOi8vcG1jLm5j
YmkubmxtLm5paC5nb3YvYXJ0aWNsZXMvUE1DNjkwNjI0NS9wZGYvSkNQUC02MS0zMC5wZGY8L3Vy
bD48L3JlbGF0ZWQtdXJscz48L3VybHM+PGN1c3RvbTI+UE1DNjkwNjI0NTwvY3VzdG9tMj48ZWxl
Y3Ryb25pYy1yZXNvdXJjZS1udW0+MTAuMTExMS9qY3BwLjEzMTEzPC9lbGVjdHJvbmljLXJlc291
cmNlLW51bT48cmVtb3RlLWRhdGFiYXNlLW5hbWU+TWVkbGluZTwvcmVtb3RlLWRhdGFiYXNlLW5h
bWU+PHJlbW90ZS1kYXRhYmFzZS1wcm92aWRlcj5OTE08L3JlbW90ZS1kYXRhYmFzZS1wcm92aWRl
cj48YWNjZXNzLWRhdGU+MjAyMy0wNi0wOVQxMDozOTo1MDwvYWNjZXNzLWRhdGU+PC9yZWNvcmQ+
PC9DaXRlPjwvRW5kTm90ZT4A
</w:fldData>
        </w:fldChar>
      </w:r>
      <w:r w:rsidR="0055136D" w:rsidRPr="00E27D6C">
        <w:rPr>
          <w:rFonts w:ascii="Times New Roman" w:hAnsi="Times New Roman" w:cs="Times New Roman"/>
          <w:lang w:val="en"/>
          <w:rPrChange w:id="361" w:author="Wangjingyi Liao" w:date="2025-06-03T21:53:00Z" w16du:dateUtc="2025-06-03T20:53:00Z">
            <w:rPr>
              <w:lang w:val="en"/>
            </w:rPr>
          </w:rPrChange>
        </w:rPr>
        <w:instrText xml:space="preserve"> ADDIN EN.CITE </w:instrText>
      </w:r>
      <w:r w:rsidR="0055136D" w:rsidRPr="00E27D6C">
        <w:rPr>
          <w:rFonts w:ascii="Times New Roman" w:hAnsi="Times New Roman" w:cs="Times New Roman"/>
          <w:lang w:val="en"/>
          <w:rPrChange w:id="362" w:author="Wangjingyi Liao" w:date="2025-06-03T21:53:00Z" w16du:dateUtc="2025-06-03T20:53:00Z">
            <w:rPr>
              <w:lang w:val="en"/>
            </w:rPr>
          </w:rPrChange>
        </w:rPr>
        <w:fldChar w:fldCharType="begin">
          <w:fldData xml:space="preserve">PEVuZE5vdGU+PENpdGU+PEF1dGhvcj5BbGxlZ3Jpbmk8L0F1dGhvcj48WWVhcj4yMDIwPC9ZZWFy
PjxSZWNOdW0+MzEwPC9SZWNOdW0+PERpc3BsYXlUZXh0PjxzdHlsZSBmYWNlPSJzdXBlcnNjcmlw
dCI+MTg8L3N0eWxlPjwvRGlzcGxheVRleHQ+PHJlY29yZD48cmVjLW51bWJlcj4zMTA8L3JlYy1u
dW1iZXI+PGZvcmVpZ24ta2V5cz48a2V5IGFwcD0iRU4iIGRiLWlkPSJ4d2Z4OTBmMDU1MjJ6OGUy
c3pvNXRyd3Q5dHNhYWVwdGF4dmQiIHRpbWVzdGFtcD0iMTczODU5MzMyNCIgZ3VpZD0iN2Y3MmRk
ZTUtMDRlOS00Y2RjLWI5ODItMGJlMzBlMDQyYmFlIj4zMTA8L2tleT48L2ZvcmVpZ24ta2V5cz48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bmNiaS5ubG0ubmloLmdvdi9wdWJtZWQvMzE1NDE0NjY8L3VybD48dXJsPmh0dHBzOi8vcG1jLm5j
YmkubmxtLm5paC5nb3YvYXJ0aWNsZXMvUE1DNjkwNjI0NS9wZGYvSkNQUC02MS0zMC5wZGY8L3Vy
bD48L3JlbGF0ZWQtdXJscz48L3VybHM+PGN1c3RvbTI+UE1DNjkwNjI0NTwvY3VzdG9tMj48ZWxl
Y3Ryb25pYy1yZXNvdXJjZS1udW0+MTAuMTExMS9qY3BwLjEzMTEzPC9lbGVjdHJvbmljLXJlc291
cmNlLW51bT48cmVtb3RlLWRhdGFiYXNlLW5hbWU+TWVkbGluZTwvcmVtb3RlLWRhdGFiYXNlLW5h
bWU+PHJlbW90ZS1kYXRhYmFzZS1wcm92aWRlcj5OTE08L3JlbW90ZS1kYXRhYmFzZS1wcm92aWRl
cj48YWNjZXNzLWRhdGU+MjAyMy0wNi0wOVQxMDozOTo1MDwvYWNjZXNzLWRhdGU+PC9yZWNvcmQ+
PC9DaXRlPjwvRW5kTm90ZT4A
</w:fldData>
        </w:fldChar>
      </w:r>
      <w:r w:rsidR="0055136D" w:rsidRPr="00E27D6C">
        <w:rPr>
          <w:rFonts w:ascii="Times New Roman" w:hAnsi="Times New Roman" w:cs="Times New Roman"/>
          <w:lang w:val="en"/>
          <w:rPrChange w:id="363" w:author="Wangjingyi Liao" w:date="2025-06-03T21:53:00Z" w16du:dateUtc="2025-06-03T20:53:00Z">
            <w:rPr>
              <w:lang w:val="en"/>
            </w:rPr>
          </w:rPrChange>
        </w:rPr>
        <w:instrText xml:space="preserve"> ADDIN EN.CITE.DATA </w:instrText>
      </w:r>
      <w:r w:rsidR="0055136D" w:rsidRPr="00E27D6C">
        <w:rPr>
          <w:rFonts w:ascii="Times New Roman" w:hAnsi="Times New Roman" w:cs="Times New Roman"/>
          <w:lang w:val="en"/>
          <w:rPrChange w:id="364" w:author="Wangjingyi Liao" w:date="2025-06-03T21:53:00Z" w16du:dateUtc="2025-06-03T20:53:00Z">
            <w:rPr>
              <w:lang w:val="en"/>
            </w:rPr>
          </w:rPrChange>
        </w:rPr>
      </w:r>
      <w:r w:rsidR="0055136D" w:rsidRPr="00E27D6C">
        <w:rPr>
          <w:rFonts w:ascii="Times New Roman" w:hAnsi="Times New Roman" w:cs="Times New Roman"/>
          <w:lang w:val="en"/>
          <w:rPrChange w:id="365" w:author="Wangjingyi Liao" w:date="2025-06-03T21:53:00Z" w16du:dateUtc="2025-06-03T20:53:00Z">
            <w:rPr>
              <w:lang w:val="en"/>
            </w:rPr>
          </w:rPrChange>
        </w:rPr>
        <w:fldChar w:fldCharType="end"/>
      </w:r>
      <w:r w:rsidR="008600CE" w:rsidRPr="00E27D6C">
        <w:rPr>
          <w:rFonts w:ascii="Times New Roman" w:hAnsi="Times New Roman" w:cs="Times New Roman"/>
          <w:lang w:val="en"/>
          <w:rPrChange w:id="366" w:author="Wangjingyi Liao" w:date="2025-06-03T21:53:00Z" w16du:dateUtc="2025-06-03T20:53:00Z">
            <w:rPr>
              <w:lang w:val="en"/>
            </w:rPr>
          </w:rPrChange>
        </w:rPr>
        <w:fldChar w:fldCharType="separate"/>
      </w:r>
      <w:r w:rsidR="00B4130C" w:rsidRPr="00E27D6C">
        <w:rPr>
          <w:rFonts w:ascii="Times New Roman" w:hAnsi="Times New Roman" w:cs="Times New Roman"/>
          <w:noProof/>
          <w:vertAlign w:val="superscript"/>
          <w:lang w:val="en"/>
          <w:rPrChange w:id="367" w:author="Wangjingyi Liao" w:date="2025-06-03T21:53:00Z" w16du:dateUtc="2025-06-03T20:53:00Z">
            <w:rPr>
              <w:noProof/>
              <w:vertAlign w:val="superscript"/>
              <w:lang w:val="en"/>
            </w:rPr>
          </w:rPrChange>
        </w:rPr>
        <w:t>18</w:t>
      </w:r>
      <w:r w:rsidR="008600CE" w:rsidRPr="00E27D6C">
        <w:rPr>
          <w:rFonts w:ascii="Times New Roman" w:hAnsi="Times New Roman" w:cs="Times New Roman"/>
          <w:lang w:val="en"/>
          <w:rPrChange w:id="368" w:author="Wangjingyi Liao" w:date="2025-06-03T21:53:00Z" w16du:dateUtc="2025-06-03T20:53:00Z">
            <w:rPr>
              <w:lang w:val="en"/>
            </w:rPr>
          </w:rPrChange>
        </w:rPr>
        <w:fldChar w:fldCharType="end"/>
      </w:r>
      <w:r w:rsidR="0AE99454" w:rsidRPr="00E27D6C">
        <w:rPr>
          <w:rFonts w:ascii="Times New Roman" w:hAnsi="Times New Roman" w:cs="Times New Roman"/>
          <w:lang w:val="en"/>
          <w:rPrChange w:id="369" w:author="Wangjingyi Liao" w:date="2025-06-03T21:53:00Z" w16du:dateUtc="2025-06-03T20:53:00Z">
            <w:rPr>
              <w:lang w:val="en"/>
            </w:rPr>
          </w:rPrChange>
        </w:rPr>
        <w:t>.</w:t>
      </w:r>
      <w:r w:rsidR="00113FAD" w:rsidRPr="00E27D6C">
        <w:rPr>
          <w:rFonts w:ascii="Times New Roman" w:hAnsi="Times New Roman" w:cs="Times New Roman"/>
          <w:lang w:val="en"/>
          <w:rPrChange w:id="370" w:author="Wangjingyi Liao" w:date="2025-06-03T21:53:00Z" w16du:dateUtc="2025-06-03T20:53:00Z">
            <w:rPr>
              <w:lang w:val="en"/>
            </w:rPr>
          </w:rPrChange>
        </w:rPr>
        <w:t xml:space="preserve"> Capturing what cuts across diagnostic categories (i.e.,</w:t>
      </w:r>
      <w:r w:rsidR="00A37289" w:rsidRPr="00E27D6C">
        <w:rPr>
          <w:rFonts w:ascii="Times New Roman" w:hAnsi="Times New Roman" w:cs="Times New Roman"/>
          <w:lang w:val="en"/>
          <w:rPrChange w:id="371" w:author="Wangjingyi Liao" w:date="2025-06-03T21:53:00Z" w16du:dateUtc="2025-06-03T20:53:00Z">
            <w:rPr>
              <w:lang w:val="en"/>
            </w:rPr>
          </w:rPrChange>
        </w:rPr>
        <w:t xml:space="preserve"> a</w:t>
      </w:r>
      <w:r w:rsidR="00113FAD" w:rsidRPr="00E27D6C">
        <w:rPr>
          <w:rFonts w:ascii="Times New Roman" w:hAnsi="Times New Roman" w:cs="Times New Roman"/>
          <w:lang w:val="en"/>
          <w:rPrChange w:id="372" w:author="Wangjingyi Liao" w:date="2025-06-03T21:53:00Z" w16du:dateUtc="2025-06-03T20:53:00Z">
            <w:rPr>
              <w:lang w:val="en"/>
            </w:rPr>
          </w:rPrChange>
        </w:rPr>
        <w:t xml:space="preserve"> transdiagnostic approach)</w:t>
      </w:r>
      <w:r w:rsidR="00113FAD" w:rsidRPr="00E27D6C">
        <w:rPr>
          <w:rFonts w:ascii="Times New Roman" w:hAnsi="Times New Roman" w:cs="Times New Roman"/>
          <w:rPrChange w:id="373" w:author="Wangjingyi Liao" w:date="2025-06-03T21:53:00Z" w16du:dateUtc="2025-06-03T20:53:00Z">
            <w:rPr/>
          </w:rPrChange>
        </w:rPr>
        <w:t xml:space="preserve"> was found to be</w:t>
      </w:r>
      <w:r w:rsidR="003806BA" w:rsidRPr="00E27D6C">
        <w:rPr>
          <w:rFonts w:ascii="Times New Roman" w:hAnsi="Times New Roman" w:cs="Times New Roman"/>
          <w:rPrChange w:id="374" w:author="Wangjingyi Liao" w:date="2025-06-03T21:53:00Z" w16du:dateUtc="2025-06-03T20:53:00Z">
            <w:rPr/>
          </w:rPrChange>
        </w:rPr>
        <w:t xml:space="preserve"> more effective in predicting functional and life outcomes than individual diagnoses </w:t>
      </w:r>
      <w:r w:rsidR="00D470DE" w:rsidRPr="00E27D6C">
        <w:rPr>
          <w:rFonts w:ascii="Times New Roman" w:hAnsi="Times New Roman" w:cs="Times New Roman"/>
          <w:rPrChange w:id="375" w:author="Wangjingyi Liao" w:date="2025-06-03T21:53:00Z" w16du:dateUtc="2025-06-03T20:53:00Z">
            <w:rPr/>
          </w:rPrChange>
        </w:rPr>
        <w:fldChar w:fldCharType="begin"/>
      </w:r>
      <w:r w:rsidR="0055136D" w:rsidRPr="00E27D6C">
        <w:rPr>
          <w:rFonts w:ascii="Times New Roman" w:hAnsi="Times New Roman" w:cs="Times New Roman"/>
          <w:rPrChange w:id="376" w:author="Wangjingyi Liao" w:date="2025-06-03T21:53:00Z" w16du:dateUtc="2025-06-03T20:53:00Z">
            <w:rPr/>
          </w:rPrChange>
        </w:rPr>
        <w:instrText xml:space="preserve"> ADDIN EN.CITE &lt;EndNote&gt;&lt;Cite&gt;&lt;Author&gt;Eaton&lt;/Author&gt;&lt;Year&gt;2023&lt;/Year&gt;&lt;RecNum&gt;412&lt;/RecNum&gt;&lt;DisplayText&gt;&lt;style face="superscript"&gt;19&lt;/style&gt;&lt;/DisplayText&gt;&lt;record&gt;&lt;rec-number&gt;412&lt;/rec-number&gt;&lt;foreign-keys&gt;&lt;key app="EN" db-id="xwfx90f05522z8e2szo5trwt9tsaaeptaxvd" timestamp="1738594739" guid="cdd8d221-9db6-439a-995d-abb5339846c4"&gt;412&lt;/key&gt;&lt;/foreign-keys&gt;&lt;ref-type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url&gt;https://www.nature.com/articles/s44159-023-00218-4&lt;/url&gt;&lt;/related-urls&gt;&lt;/urls&gt;&lt;electronic-resource-num&gt;10.1038/s44159-023-00218-4&lt;/electronic-resource-num&gt;&lt;/record&gt;&lt;/Cite&gt;&lt;/EndNote&gt;</w:instrText>
      </w:r>
      <w:r w:rsidR="00D470DE" w:rsidRPr="00E27D6C">
        <w:rPr>
          <w:rFonts w:ascii="Times New Roman" w:hAnsi="Times New Roman" w:cs="Times New Roman"/>
          <w:rPrChange w:id="377"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378" w:author="Wangjingyi Liao" w:date="2025-06-03T21:53:00Z" w16du:dateUtc="2025-06-03T20:53:00Z">
            <w:rPr>
              <w:noProof/>
              <w:vertAlign w:val="superscript"/>
            </w:rPr>
          </w:rPrChange>
        </w:rPr>
        <w:t>19</w:t>
      </w:r>
      <w:r w:rsidR="00D470DE" w:rsidRPr="00E27D6C">
        <w:rPr>
          <w:rFonts w:ascii="Times New Roman" w:hAnsi="Times New Roman" w:cs="Times New Roman"/>
          <w:rPrChange w:id="379" w:author="Wangjingyi Liao" w:date="2025-06-03T21:53:00Z" w16du:dateUtc="2025-06-03T20:53:00Z">
            <w:rPr/>
          </w:rPrChange>
        </w:rPr>
        <w:fldChar w:fldCharType="end"/>
      </w:r>
      <w:r w:rsidR="0AE99454" w:rsidRPr="00E27D6C">
        <w:rPr>
          <w:rFonts w:ascii="Times New Roman" w:hAnsi="Times New Roman" w:cs="Times New Roman"/>
          <w:rPrChange w:id="380" w:author="Wangjingyi Liao" w:date="2025-06-03T21:53:00Z" w16du:dateUtc="2025-06-03T20:53:00Z">
            <w:rPr>
              <w:rFonts w:cstheme="minorHAnsi"/>
            </w:rPr>
          </w:rPrChange>
        </w:rPr>
        <w:t xml:space="preserve">. </w:t>
      </w:r>
    </w:p>
    <w:p w14:paraId="4A59F8BE" w14:textId="77777777" w:rsidR="00EB661D" w:rsidRPr="00E27D6C" w:rsidRDefault="00EB661D" w:rsidP="00E27D6C">
      <w:pPr>
        <w:spacing w:line="360" w:lineRule="auto"/>
        <w:rPr>
          <w:rFonts w:ascii="Times New Roman" w:hAnsi="Times New Roman" w:cs="Times New Roman"/>
          <w:rPrChange w:id="381" w:author="Wangjingyi Liao" w:date="2025-06-03T21:53:00Z" w16du:dateUtc="2025-06-03T20:53:00Z">
            <w:rPr>
              <w:rFonts w:cstheme="minorHAnsi"/>
            </w:rPr>
          </w:rPrChange>
        </w:rPr>
        <w:pPrChange w:id="382" w:author="Wangjingyi Liao" w:date="2025-06-03T21:53:00Z" w16du:dateUtc="2025-06-03T20:53:00Z">
          <w:pPr/>
        </w:pPrChange>
      </w:pPr>
    </w:p>
    <w:p w14:paraId="7B698077" w14:textId="74B9B4ED" w:rsidR="00FC2C51" w:rsidRPr="00E27D6C" w:rsidRDefault="00EB661D" w:rsidP="00E27D6C">
      <w:pPr>
        <w:spacing w:line="360" w:lineRule="auto"/>
        <w:rPr>
          <w:rFonts w:ascii="Times New Roman" w:hAnsi="Times New Roman" w:cs="Times New Roman"/>
          <w:lang w:val="en"/>
          <w:rPrChange w:id="383" w:author="Wangjingyi Liao" w:date="2025-06-03T21:53:00Z" w16du:dateUtc="2025-06-03T20:53:00Z">
            <w:rPr>
              <w:lang w:val="en"/>
            </w:rPr>
          </w:rPrChange>
        </w:rPr>
        <w:pPrChange w:id="384" w:author="Wangjingyi Liao" w:date="2025-06-03T21:53:00Z" w16du:dateUtc="2025-06-03T20:53:00Z">
          <w:pPr/>
        </w:pPrChange>
      </w:pPr>
      <w:r w:rsidRPr="00E27D6C">
        <w:rPr>
          <w:rFonts w:ascii="Times New Roman" w:hAnsi="Times New Roman" w:cs="Times New Roman"/>
          <w:rPrChange w:id="385" w:author="Wangjingyi Liao" w:date="2025-06-03T21:53:00Z" w16du:dateUtc="2025-06-03T20:53:00Z">
            <w:rPr/>
          </w:rPrChange>
        </w:rPr>
        <w:t xml:space="preserve">Therefore, isolating p from major psychiatric disorders could better capture the specific genetic effects associated with </w:t>
      </w:r>
      <w:r w:rsidR="006D26FF" w:rsidRPr="00E27D6C">
        <w:rPr>
          <w:rFonts w:ascii="Times New Roman" w:hAnsi="Times New Roman" w:cs="Times New Roman"/>
          <w:rPrChange w:id="386" w:author="Wangjingyi Liao" w:date="2025-06-03T21:53:00Z" w16du:dateUtc="2025-06-03T20:53:00Z">
            <w:rPr/>
          </w:rPrChange>
        </w:rPr>
        <w:t>each</w:t>
      </w:r>
      <w:r w:rsidRPr="00E27D6C">
        <w:rPr>
          <w:rFonts w:ascii="Times New Roman" w:hAnsi="Times New Roman" w:cs="Times New Roman"/>
          <w:rPrChange w:id="387" w:author="Wangjingyi Liao" w:date="2025-06-03T21:53:00Z" w16du:dateUtc="2025-06-03T20:53:00Z">
            <w:rPr/>
          </w:rPrChange>
        </w:rPr>
        <w:t xml:space="preserve"> disorder and provide a more precise understanding of disorder-specific biology</w:t>
      </w:r>
      <w:r w:rsidR="00EF1334" w:rsidRPr="00E27D6C">
        <w:rPr>
          <w:rFonts w:ascii="Times New Roman" w:hAnsi="Times New Roman" w:cs="Times New Roman"/>
          <w:rPrChange w:id="388" w:author="Wangjingyi Liao" w:date="2025-06-03T21:53:00Z" w16du:dateUtc="2025-06-03T20:53:00Z">
            <w:rPr/>
          </w:rPrChange>
        </w:rPr>
        <w:t>. Previo</w:t>
      </w:r>
      <w:r w:rsidR="00A014F7" w:rsidRPr="00E27D6C">
        <w:rPr>
          <w:rFonts w:ascii="Times New Roman" w:hAnsi="Times New Roman" w:cs="Times New Roman"/>
          <w:rPrChange w:id="389" w:author="Wangjingyi Liao" w:date="2025-06-03T21:53:00Z" w16du:dateUtc="2025-06-03T20:53:00Z">
            <w:rPr/>
          </w:rPrChange>
        </w:rPr>
        <w:t>us</w:t>
      </w:r>
      <w:r w:rsidR="00EF1334" w:rsidRPr="00E27D6C">
        <w:rPr>
          <w:rFonts w:ascii="Times New Roman" w:hAnsi="Times New Roman" w:cs="Times New Roman"/>
          <w:rPrChange w:id="390" w:author="Wangjingyi Liao" w:date="2025-06-03T21:53:00Z" w16du:dateUtc="2025-06-03T20:53:00Z">
            <w:rPr/>
          </w:rPrChange>
        </w:rPr>
        <w:t xml:space="preserve"> </w:t>
      </w:r>
      <w:r w:rsidR="00DB330F" w:rsidRPr="00E27D6C">
        <w:rPr>
          <w:rFonts w:ascii="Times New Roman" w:hAnsi="Times New Roman" w:cs="Times New Roman"/>
          <w:rPrChange w:id="391" w:author="Wangjingyi Liao" w:date="2025-06-03T21:53:00Z" w16du:dateUtc="2025-06-03T20:53:00Z">
            <w:rPr/>
          </w:rPrChange>
        </w:rPr>
        <w:t>research</w:t>
      </w:r>
      <w:r w:rsidR="00EF1334" w:rsidRPr="00E27D6C">
        <w:rPr>
          <w:rFonts w:ascii="Times New Roman" w:hAnsi="Times New Roman" w:cs="Times New Roman"/>
          <w:rPrChange w:id="392" w:author="Wangjingyi Liao" w:date="2025-06-03T21:53:00Z" w16du:dateUtc="2025-06-03T20:53:00Z">
            <w:rPr/>
          </w:rPrChange>
        </w:rPr>
        <w:t xml:space="preserve"> </w:t>
      </w:r>
      <w:r w:rsidR="00FB5DC1" w:rsidRPr="00E27D6C">
        <w:rPr>
          <w:rFonts w:ascii="Times New Roman" w:hAnsi="Times New Roman" w:cs="Times New Roman"/>
          <w:rPrChange w:id="393" w:author="Wangjingyi Liao" w:date="2025-06-03T21:53:00Z" w16du:dateUtc="2025-06-03T20:53:00Z">
            <w:rPr/>
          </w:rPrChange>
        </w:rPr>
        <w:t xml:space="preserve">that isolated transdiagnostic </w:t>
      </w:r>
      <w:r w:rsidR="0054595A" w:rsidRPr="00E27D6C">
        <w:rPr>
          <w:rFonts w:ascii="Times New Roman" w:hAnsi="Times New Roman" w:cs="Times New Roman"/>
          <w:rPrChange w:id="394" w:author="Wangjingyi Liao" w:date="2025-06-03T21:53:00Z" w16du:dateUtc="2025-06-03T20:53:00Z">
            <w:rPr/>
          </w:rPrChange>
        </w:rPr>
        <w:t xml:space="preserve">effects </w:t>
      </w:r>
      <w:r w:rsidR="00FB5DC1" w:rsidRPr="00E27D6C">
        <w:rPr>
          <w:rFonts w:ascii="Times New Roman" w:hAnsi="Times New Roman" w:cs="Times New Roman"/>
          <w:rPrChange w:id="395" w:author="Wangjingyi Liao" w:date="2025-06-03T21:53:00Z" w16du:dateUtc="2025-06-03T20:53:00Z">
            <w:rPr/>
          </w:rPrChange>
        </w:rPr>
        <w:t>to investigate</w:t>
      </w:r>
      <w:r w:rsidR="00EF1334" w:rsidRPr="00E27D6C">
        <w:rPr>
          <w:rFonts w:ascii="Times New Roman" w:hAnsi="Times New Roman" w:cs="Times New Roman"/>
          <w:rPrChange w:id="396" w:author="Wangjingyi Liao" w:date="2025-06-03T21:53:00Z" w16du:dateUtc="2025-06-03T20:53:00Z">
            <w:rPr/>
          </w:rPrChange>
        </w:rPr>
        <w:t xml:space="preserve"> specificity revealed novel genetic profiles and biological pathways</w:t>
      </w:r>
      <w:r w:rsidR="00FB5DC1" w:rsidRPr="00E27D6C">
        <w:rPr>
          <w:rFonts w:ascii="Times New Roman" w:hAnsi="Times New Roman" w:cs="Times New Roman"/>
          <w:rPrChange w:id="397" w:author="Wangjingyi Liao" w:date="2025-06-03T21:53:00Z" w16du:dateUtc="2025-06-03T20:53:00Z">
            <w:rPr/>
          </w:rPrChange>
        </w:rPr>
        <w:t xml:space="preserve"> </w:t>
      </w:r>
      <w:r w:rsidR="00FB3BCD" w:rsidRPr="00E27D6C">
        <w:rPr>
          <w:rFonts w:ascii="Times New Roman" w:hAnsi="Times New Roman" w:cs="Times New Roman"/>
          <w:rPrChange w:id="398" w:author="Wangjingyi Liao" w:date="2025-06-03T21:53:00Z" w16du:dateUtc="2025-06-03T20:53:00Z">
            <w:rPr/>
          </w:rPrChange>
        </w:rPr>
        <w:t>in</w:t>
      </w:r>
      <w:r w:rsidR="0054595A" w:rsidRPr="00E27D6C">
        <w:rPr>
          <w:rFonts w:ascii="Times New Roman" w:hAnsi="Times New Roman" w:cs="Times New Roman"/>
          <w:rPrChange w:id="399" w:author="Wangjingyi Liao" w:date="2025-06-03T21:53:00Z" w16du:dateUtc="2025-06-03T20:53:00Z">
            <w:rPr/>
          </w:rPrChange>
        </w:rPr>
        <w:t xml:space="preserve"> neurodevelopmental disorders </w:t>
      </w:r>
      <w:r w:rsidR="004F2300" w:rsidRPr="00E27D6C">
        <w:rPr>
          <w:rFonts w:ascii="Times New Roman" w:hAnsi="Times New Roman" w:cs="Times New Roman"/>
          <w:rPrChange w:id="400" w:author="Wangjingyi Liao" w:date="2025-06-03T21:53:00Z" w16du:dateUtc="2025-06-03T20:53:00Z">
            <w:rPr/>
          </w:rPrChange>
        </w:rPr>
        <w:fldChar w:fldCharType="begin">
          <w:fldData xml:space="preserve">PEVuZE5vdGU+PENpdGU+PEF1dGhvcj5QZXR0ZXJzc29uPC9BdXRob3I+PFllYXI+MjAxMzwvWWVh
cj48UmVjTnVtPjQxMzwvUmVjTnVtPjxEaXNwbGF5VGV4dD48c3R5bGUgZmFjZT0ic3VwZXJzY3Jp
cHQiPjIwPC9zdHlsZT48L0Rpc3BsYXlUZXh0PjxyZWNvcmQ+PHJlYy1udW1iZXI+NDEzPC9yZWMt
bnVtYmVyPjxmb3JlaWduLWtleXM+PGtleSBhcHA9IkVOIiBkYi1pZD0ieHdmeDkwZjA1NTIyejhl
MnN6bzV0cnd0OXRzYWFlcHRheHZkIiB0aW1lc3RhbXA9IjE3Mzg1OTQ3MzkiIGd1aWQ9ImNlNzkw
MzgxLWRjNTctNGU2NS1hM2JlLTMyN2U5NTM1MTA1NSI+NDEzPC9rZXk+PC9mb3JlaWduLWtleXM+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55136D" w:rsidRPr="00E27D6C">
        <w:rPr>
          <w:rFonts w:ascii="Times New Roman" w:hAnsi="Times New Roman" w:cs="Times New Roman"/>
          <w:rPrChange w:id="401" w:author="Wangjingyi Liao" w:date="2025-06-03T21:53:00Z" w16du:dateUtc="2025-06-03T20:53:00Z">
            <w:rPr/>
          </w:rPrChange>
        </w:rPr>
        <w:instrText xml:space="preserve"> ADDIN EN.CITE </w:instrText>
      </w:r>
      <w:r w:rsidR="0055136D" w:rsidRPr="00E27D6C">
        <w:rPr>
          <w:rFonts w:ascii="Times New Roman" w:hAnsi="Times New Roman" w:cs="Times New Roman"/>
          <w:rPrChange w:id="402" w:author="Wangjingyi Liao" w:date="2025-06-03T21:53:00Z" w16du:dateUtc="2025-06-03T20:53:00Z">
            <w:rPr/>
          </w:rPrChange>
        </w:rPr>
        <w:fldChar w:fldCharType="begin">
          <w:fldData xml:space="preserve">PEVuZE5vdGU+PENpdGU+PEF1dGhvcj5QZXR0ZXJzc29uPC9BdXRob3I+PFllYXI+MjAxMzwvWWVh
cj48UmVjTnVtPjQxMzwvUmVjTnVtPjxEaXNwbGF5VGV4dD48c3R5bGUgZmFjZT0ic3VwZXJzY3Jp
cHQiPjIwPC9zdHlsZT48L0Rpc3BsYXlUZXh0PjxyZWNvcmQ+PHJlYy1udW1iZXI+NDEzPC9yZWMt
bnVtYmVyPjxmb3JlaWduLWtleXM+PGtleSBhcHA9IkVOIiBkYi1pZD0ieHdmeDkwZjA1NTIyejhl
MnN6bzV0cnd0OXRzYWFlcHRheHZkIiB0aW1lc3RhbXA9IjE3Mzg1OTQ3MzkiIGd1aWQ9ImNlNzkw
MzgxLWRjNTctNGU2NS1hM2JlLTMyN2U5NTM1MTA1NSI+NDEzPC9rZXk+PC9mb3JlaWduLWtleXM+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55136D" w:rsidRPr="00E27D6C">
        <w:rPr>
          <w:rFonts w:ascii="Times New Roman" w:hAnsi="Times New Roman" w:cs="Times New Roman"/>
          <w:rPrChange w:id="403"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404" w:author="Wangjingyi Liao" w:date="2025-06-03T21:53:00Z" w16du:dateUtc="2025-06-03T20:53:00Z">
            <w:rPr/>
          </w:rPrChange>
        </w:rPr>
      </w:r>
      <w:r w:rsidR="0055136D" w:rsidRPr="00E27D6C">
        <w:rPr>
          <w:rFonts w:ascii="Times New Roman" w:hAnsi="Times New Roman" w:cs="Times New Roman"/>
          <w:rPrChange w:id="405" w:author="Wangjingyi Liao" w:date="2025-06-03T21:53:00Z" w16du:dateUtc="2025-06-03T20:53:00Z">
            <w:rPr/>
          </w:rPrChange>
        </w:rPr>
        <w:fldChar w:fldCharType="end"/>
      </w:r>
      <w:r w:rsidR="004F2300" w:rsidRPr="00E27D6C">
        <w:rPr>
          <w:rFonts w:ascii="Times New Roman" w:hAnsi="Times New Roman" w:cs="Times New Roman"/>
          <w:rPrChange w:id="406"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407" w:author="Wangjingyi Liao" w:date="2025-06-03T21:53:00Z" w16du:dateUtc="2025-06-03T20:53:00Z">
            <w:rPr>
              <w:noProof/>
              <w:vertAlign w:val="superscript"/>
            </w:rPr>
          </w:rPrChange>
        </w:rPr>
        <w:t>20</w:t>
      </w:r>
      <w:r w:rsidR="004F2300" w:rsidRPr="00E27D6C">
        <w:rPr>
          <w:rFonts w:ascii="Times New Roman" w:hAnsi="Times New Roman" w:cs="Times New Roman"/>
          <w:rPrChange w:id="408" w:author="Wangjingyi Liao" w:date="2025-06-03T21:53:00Z" w16du:dateUtc="2025-06-03T20:53:00Z">
            <w:rPr/>
          </w:rPrChange>
        </w:rPr>
        <w:fldChar w:fldCharType="end"/>
      </w:r>
      <w:r w:rsidR="0054595A" w:rsidRPr="00E27D6C">
        <w:rPr>
          <w:rFonts w:ascii="Times New Roman" w:hAnsi="Times New Roman" w:cs="Times New Roman"/>
          <w:rPrChange w:id="409" w:author="Wangjingyi Liao" w:date="2025-06-03T21:53:00Z" w16du:dateUtc="2025-06-03T20:53:00Z">
            <w:rPr/>
          </w:rPrChange>
        </w:rPr>
        <w:t xml:space="preserve"> and alcohol use disorder </w:t>
      </w:r>
      <w:r w:rsidR="000E2F28" w:rsidRPr="00E27D6C">
        <w:rPr>
          <w:rFonts w:ascii="Times New Roman" w:hAnsi="Times New Roman" w:cs="Times New Roman"/>
          <w:rPrChange w:id="410" w:author="Wangjingyi Liao" w:date="2025-06-03T21:53:00Z" w16du:dateUtc="2025-06-03T20:53:00Z">
            <w:rPr/>
          </w:rPrChange>
        </w:rPr>
        <w:fldChar w:fldCharType="begin">
          <w:fldData xml:space="preserve">PEVuZE5vdGU+PENpdGU+PEF1dGhvcj5NYWxsYXJkPC9BdXRob3I+PFllYXI+MjAyMjwvWWVhcj48
UmVjTnVtPjQ1NTwvUmVjTnVtPjxEaXNwbGF5VGV4dD48c3R5bGUgZmFjZT0ic3VwZXJzY3JpcHQi
PjIxPC9zdHlsZT48L0Rpc3BsYXlUZXh0PjxyZWNvcmQ+PHJlYy1udW1iZXI+NDU1PC9yZWMtbnVt
YmVyPjxmb3JlaWduLWtleXM+PGtleSBhcHA9IkVOIiBkYi1pZD0ieHdmeDkwZjA1NTIyejhlMnN6
bzV0cnd0OXRzYWFlcHRheHZkIiB0aW1lc3RhbXA9IjE3Mzg1OTU3MzYiIGd1aWQ9IjRlZDFjM2Ez
LWNkMDktNDBkMy1iNjg1LTU5ZGEyMDFhMDg2MyI+NDU1PC9rZXk+PC9mb3JlaWduLWtleXM+PHJl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bWVkLzMzOTg1MzUwPC91cmw+PHVybD5odHRwczovL3BtYy5uY2JpLm5sbS5uaWguZ292L2FydGlj
bGVzL1BNQzkyNzI4OTUvcGRmL25paG1zLTE4MTQyNzMucGRmPC91cmw+PC9yZWxhdGVkLXVybHM+
PC91cmxzPjxjdXN0b20yPlBNQzkyNzI4OTU8L2N1c3RvbTI+PGVsZWN0cm9uaWMtcmVzb3VyY2Ut
bnVtPjEwLjExNzYvYXBwaS5hanAuMjAyMC4yMDA5MTM5MDwvZWxlY3Ryb25pYy1yZXNvdXJjZS1u
dW0+PHJlbW90ZS1kYXRhYmFzZS1uYW1lPk1lZGxpbmU8L3JlbW90ZS1kYXRhYmFzZS1uYW1lPjxy
ZW1vdGUtZGF0YWJhc2UtcHJvdmlkZXI+TkxNPC9yZW1vdGUtZGF0YWJhc2UtcHJvdmlkZXI+PGFj
Y2Vzcy1kYXRlPjIwMjMtMDMtMjVUMTQ6MTA6MjY8L2FjY2Vzcy1kYXRlPjwvcmVjb3JkPjwvQ2l0
ZT48L0VuZE5vdGU+
</w:fldData>
        </w:fldChar>
      </w:r>
      <w:r w:rsidR="0055136D" w:rsidRPr="00E27D6C">
        <w:rPr>
          <w:rFonts w:ascii="Times New Roman" w:hAnsi="Times New Roman" w:cs="Times New Roman"/>
          <w:rPrChange w:id="411" w:author="Wangjingyi Liao" w:date="2025-06-03T21:53:00Z" w16du:dateUtc="2025-06-03T20:53:00Z">
            <w:rPr/>
          </w:rPrChange>
        </w:rPr>
        <w:instrText xml:space="preserve"> ADDIN EN.CITE </w:instrText>
      </w:r>
      <w:r w:rsidR="0055136D" w:rsidRPr="00E27D6C">
        <w:rPr>
          <w:rFonts w:ascii="Times New Roman" w:hAnsi="Times New Roman" w:cs="Times New Roman"/>
          <w:rPrChange w:id="412" w:author="Wangjingyi Liao" w:date="2025-06-03T21:53:00Z" w16du:dateUtc="2025-06-03T20:53:00Z">
            <w:rPr/>
          </w:rPrChange>
        </w:rPr>
        <w:fldChar w:fldCharType="begin">
          <w:fldData xml:space="preserve">PEVuZE5vdGU+PENpdGU+PEF1dGhvcj5NYWxsYXJkPC9BdXRob3I+PFllYXI+MjAyMjwvWWVhcj48
UmVjTnVtPjQ1NTwvUmVjTnVtPjxEaXNwbGF5VGV4dD48c3R5bGUgZmFjZT0ic3VwZXJzY3JpcHQi
PjIxPC9zdHlsZT48L0Rpc3BsYXlUZXh0PjxyZWNvcmQ+PHJlYy1udW1iZXI+NDU1PC9yZWMtbnVt
YmVyPjxmb3JlaWduLWtleXM+PGtleSBhcHA9IkVOIiBkYi1pZD0ieHdmeDkwZjA1NTIyejhlMnN6
bzV0cnd0OXRzYWFlcHRheHZkIiB0aW1lc3RhbXA9IjE3Mzg1OTU3MzYiIGd1aWQ9IjRlZDFjM2Ez
LWNkMDktNDBkMy1iNjg1LTU5ZGEyMDFhMDg2MyI+NDU1PC9rZXk+PC9mb3JlaWduLWtleXM+PHJl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bWVkLzMzOTg1MzUwPC91cmw+PHVybD5odHRwczovL3BtYy5uY2JpLm5sbS5uaWguZ292L2FydGlj
bGVzL1BNQzkyNzI4OTUvcGRmL25paG1zLTE4MTQyNzMucGRmPC91cmw+PC9yZWxhdGVkLXVybHM+
PC91cmxzPjxjdXN0b20yPlBNQzkyNzI4OTU8L2N1c3RvbTI+PGVsZWN0cm9uaWMtcmVzb3VyY2Ut
bnVtPjEwLjExNzYvYXBwaS5hanAuMjAyMC4yMDA5MTM5MDwvZWxlY3Ryb25pYy1yZXNvdXJjZS1u
dW0+PHJlbW90ZS1kYXRhYmFzZS1uYW1lPk1lZGxpbmU8L3JlbW90ZS1kYXRhYmFzZS1uYW1lPjxy
ZW1vdGUtZGF0YWJhc2UtcHJvdmlkZXI+TkxNPC9yZW1vdGUtZGF0YWJhc2UtcHJvdmlkZXI+PGFj
Y2Vzcy1kYXRlPjIwMjMtMDMtMjVUMTQ6MTA6MjY8L2FjY2Vzcy1kYXRlPjwvcmVjb3JkPjwvQ2l0
ZT48L0VuZE5vdGU+
</w:fldData>
        </w:fldChar>
      </w:r>
      <w:r w:rsidR="0055136D" w:rsidRPr="00E27D6C">
        <w:rPr>
          <w:rFonts w:ascii="Times New Roman" w:hAnsi="Times New Roman" w:cs="Times New Roman"/>
          <w:rPrChange w:id="413"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414" w:author="Wangjingyi Liao" w:date="2025-06-03T21:53:00Z" w16du:dateUtc="2025-06-03T20:53:00Z">
            <w:rPr/>
          </w:rPrChange>
        </w:rPr>
      </w:r>
      <w:r w:rsidR="0055136D" w:rsidRPr="00E27D6C">
        <w:rPr>
          <w:rFonts w:ascii="Times New Roman" w:hAnsi="Times New Roman" w:cs="Times New Roman"/>
          <w:rPrChange w:id="415" w:author="Wangjingyi Liao" w:date="2025-06-03T21:53:00Z" w16du:dateUtc="2025-06-03T20:53:00Z">
            <w:rPr/>
          </w:rPrChange>
        </w:rPr>
        <w:fldChar w:fldCharType="end"/>
      </w:r>
      <w:r w:rsidR="000E2F28" w:rsidRPr="00E27D6C">
        <w:rPr>
          <w:rFonts w:ascii="Times New Roman" w:hAnsi="Times New Roman" w:cs="Times New Roman"/>
          <w:rPrChange w:id="416"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417" w:author="Wangjingyi Liao" w:date="2025-06-03T21:53:00Z" w16du:dateUtc="2025-06-03T20:53:00Z">
            <w:rPr>
              <w:noProof/>
              <w:vertAlign w:val="superscript"/>
            </w:rPr>
          </w:rPrChange>
        </w:rPr>
        <w:t>21</w:t>
      </w:r>
      <w:r w:rsidR="000E2F28" w:rsidRPr="00E27D6C">
        <w:rPr>
          <w:rFonts w:ascii="Times New Roman" w:hAnsi="Times New Roman" w:cs="Times New Roman"/>
          <w:rPrChange w:id="418" w:author="Wangjingyi Liao" w:date="2025-06-03T21:53:00Z" w16du:dateUtc="2025-06-03T20:53:00Z">
            <w:rPr/>
          </w:rPrChange>
        </w:rPr>
        <w:fldChar w:fldCharType="end"/>
      </w:r>
      <w:r w:rsidR="00EF1334" w:rsidRPr="00E27D6C">
        <w:rPr>
          <w:rFonts w:ascii="Times New Roman" w:hAnsi="Times New Roman" w:cs="Times New Roman"/>
          <w:rPrChange w:id="419" w:author="Wangjingyi Liao" w:date="2025-06-03T21:53:00Z" w16du:dateUtc="2025-06-03T20:53:00Z">
            <w:rPr/>
          </w:rPrChange>
        </w:rPr>
        <w:t>.</w:t>
      </w:r>
      <w:r w:rsidR="00FB5DC1" w:rsidRPr="00E27D6C">
        <w:rPr>
          <w:rFonts w:ascii="Times New Roman" w:hAnsi="Times New Roman" w:cs="Times New Roman"/>
          <w:rPrChange w:id="420" w:author="Wangjingyi Liao" w:date="2025-06-03T21:53:00Z" w16du:dateUtc="2025-06-03T20:53:00Z">
            <w:rPr/>
          </w:rPrChange>
        </w:rPr>
        <w:t xml:space="preserve"> </w:t>
      </w:r>
      <w:r w:rsidR="0AE99454" w:rsidRPr="00E27D6C">
        <w:rPr>
          <w:rFonts w:ascii="Times New Roman" w:hAnsi="Times New Roman" w:cs="Times New Roman"/>
          <w:lang w:val="en"/>
          <w:rPrChange w:id="421" w:author="Wangjingyi Liao" w:date="2025-06-03T21:53:00Z" w16du:dateUtc="2025-06-03T20:53:00Z">
            <w:rPr>
              <w:lang w:val="en"/>
            </w:rPr>
          </w:rPrChange>
        </w:rPr>
        <w:t xml:space="preserve">In this study, we applied Genomic Structural Equation Modelling (Genomic SEM) </w:t>
      </w:r>
      <w:r w:rsidR="008600CE" w:rsidRPr="00E27D6C">
        <w:rPr>
          <w:rFonts w:ascii="Times New Roman" w:hAnsi="Times New Roman" w:cs="Times New Roman"/>
          <w:lang w:val="en"/>
          <w:rPrChange w:id="422" w:author="Wangjingyi Liao" w:date="2025-06-03T21:53:00Z" w16du:dateUtc="2025-06-03T20:53:00Z">
            <w:rPr>
              <w:lang w:val="en"/>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hAnsi="Times New Roman" w:cs="Times New Roman"/>
          <w:lang w:val="en"/>
          <w:rPrChange w:id="423" w:author="Wangjingyi Liao" w:date="2025-06-03T21:53:00Z" w16du:dateUtc="2025-06-03T20:53:00Z">
            <w:rPr>
              <w:lang w:val="en"/>
            </w:rPr>
          </w:rPrChange>
        </w:rPr>
        <w:instrText xml:space="preserve"> ADDIN EN.CITE </w:instrText>
      </w:r>
      <w:r w:rsidR="0055136D" w:rsidRPr="00E27D6C">
        <w:rPr>
          <w:rFonts w:ascii="Times New Roman" w:hAnsi="Times New Roman" w:cs="Times New Roman"/>
          <w:lang w:val="en"/>
          <w:rPrChange w:id="424" w:author="Wangjingyi Liao" w:date="2025-06-03T21:53:00Z" w16du:dateUtc="2025-06-03T20:53:00Z">
            <w:rPr>
              <w:lang w:val="en"/>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hAnsi="Times New Roman" w:cs="Times New Roman"/>
          <w:lang w:val="en"/>
          <w:rPrChange w:id="425" w:author="Wangjingyi Liao" w:date="2025-06-03T21:53:00Z" w16du:dateUtc="2025-06-03T20:53:00Z">
            <w:rPr>
              <w:lang w:val="en"/>
            </w:rPr>
          </w:rPrChange>
        </w:rPr>
        <w:instrText xml:space="preserve"> ADDIN EN.CITE.DATA </w:instrText>
      </w:r>
      <w:r w:rsidR="0055136D" w:rsidRPr="00E27D6C">
        <w:rPr>
          <w:rFonts w:ascii="Times New Roman" w:hAnsi="Times New Roman" w:cs="Times New Roman"/>
          <w:lang w:val="en"/>
          <w:rPrChange w:id="426" w:author="Wangjingyi Liao" w:date="2025-06-03T21:53:00Z" w16du:dateUtc="2025-06-03T20:53:00Z">
            <w:rPr>
              <w:lang w:val="en"/>
            </w:rPr>
          </w:rPrChange>
        </w:rPr>
      </w:r>
      <w:r w:rsidR="0055136D" w:rsidRPr="00E27D6C">
        <w:rPr>
          <w:rFonts w:ascii="Times New Roman" w:hAnsi="Times New Roman" w:cs="Times New Roman"/>
          <w:lang w:val="en"/>
          <w:rPrChange w:id="427" w:author="Wangjingyi Liao" w:date="2025-06-03T21:53:00Z" w16du:dateUtc="2025-06-03T20:53:00Z">
            <w:rPr>
              <w:lang w:val="en"/>
            </w:rPr>
          </w:rPrChange>
        </w:rPr>
        <w:fldChar w:fldCharType="end"/>
      </w:r>
      <w:r w:rsidR="008600CE" w:rsidRPr="00E27D6C">
        <w:rPr>
          <w:rFonts w:ascii="Times New Roman" w:hAnsi="Times New Roman" w:cs="Times New Roman"/>
          <w:lang w:val="en"/>
          <w:rPrChange w:id="428" w:author="Wangjingyi Liao" w:date="2025-06-03T21:53:00Z" w16du:dateUtc="2025-06-03T20:53:00Z">
            <w:rPr>
              <w:lang w:val="en"/>
            </w:rPr>
          </w:rPrChange>
        </w:rPr>
        <w:fldChar w:fldCharType="separate"/>
      </w:r>
      <w:r w:rsidR="00B4130C" w:rsidRPr="00E27D6C">
        <w:rPr>
          <w:rFonts w:ascii="Times New Roman" w:hAnsi="Times New Roman" w:cs="Times New Roman"/>
          <w:noProof/>
          <w:vertAlign w:val="superscript"/>
          <w:lang w:val="en"/>
          <w:rPrChange w:id="429" w:author="Wangjingyi Liao" w:date="2025-06-03T21:53:00Z" w16du:dateUtc="2025-06-03T20:53:00Z">
            <w:rPr>
              <w:noProof/>
              <w:vertAlign w:val="superscript"/>
              <w:lang w:val="en"/>
            </w:rPr>
          </w:rPrChange>
        </w:rPr>
        <w:t>22</w:t>
      </w:r>
      <w:r w:rsidR="008600CE" w:rsidRPr="00E27D6C">
        <w:rPr>
          <w:rFonts w:ascii="Times New Roman" w:hAnsi="Times New Roman" w:cs="Times New Roman"/>
          <w:lang w:val="en"/>
          <w:rPrChange w:id="430" w:author="Wangjingyi Liao" w:date="2025-06-03T21:53:00Z" w16du:dateUtc="2025-06-03T20:53:00Z">
            <w:rPr>
              <w:lang w:val="en"/>
            </w:rPr>
          </w:rPrChange>
        </w:rPr>
        <w:fldChar w:fldCharType="end"/>
      </w:r>
      <w:r w:rsidR="0AE99454" w:rsidRPr="00E27D6C">
        <w:rPr>
          <w:rFonts w:ascii="Times New Roman" w:hAnsi="Times New Roman" w:cs="Times New Roman"/>
          <w:lang w:val="en"/>
          <w:rPrChange w:id="431" w:author="Wangjingyi Liao" w:date="2025-06-03T21:53:00Z" w16du:dateUtc="2025-06-03T20:53:00Z">
            <w:rPr>
              <w:lang w:val="en"/>
            </w:rPr>
          </w:rPrChange>
        </w:rPr>
        <w:t xml:space="preserve"> </w:t>
      </w:r>
      <w:r w:rsidR="0058130D" w:rsidRPr="00E27D6C">
        <w:rPr>
          <w:rFonts w:ascii="Times New Roman" w:hAnsi="Times New Roman" w:cs="Times New Roman"/>
          <w:lang w:val="en"/>
          <w:rPrChange w:id="432" w:author="Wangjingyi Liao" w:date="2025-06-03T21:53:00Z" w16du:dateUtc="2025-06-03T20:53:00Z">
            <w:rPr>
              <w:lang w:val="en"/>
            </w:rPr>
          </w:rPrChange>
        </w:rPr>
        <w:t>to isolate</w:t>
      </w:r>
      <w:r w:rsidR="0AE99454" w:rsidRPr="00E27D6C">
        <w:rPr>
          <w:rFonts w:ascii="Times New Roman" w:hAnsi="Times New Roman" w:cs="Times New Roman"/>
          <w:lang w:val="en"/>
          <w:rPrChange w:id="433" w:author="Wangjingyi Liao" w:date="2025-06-03T21:53:00Z" w16du:dateUtc="2025-06-03T20:53:00Z">
            <w:rPr>
              <w:lang w:val="en"/>
            </w:rPr>
          </w:rPrChange>
        </w:rPr>
        <w:t xml:space="preserve"> </w:t>
      </w:r>
      <w:r w:rsidR="002149D1" w:rsidRPr="00E27D6C">
        <w:rPr>
          <w:rFonts w:ascii="Times New Roman" w:hAnsi="Times New Roman" w:cs="Times New Roman"/>
          <w:lang w:val="en"/>
          <w:rPrChange w:id="434" w:author="Wangjingyi Liao" w:date="2025-06-03T21:53:00Z" w16du:dateUtc="2025-06-03T20:53:00Z">
            <w:rPr>
              <w:lang w:val="en"/>
            </w:rPr>
          </w:rPrChange>
        </w:rPr>
        <w:t>transdiagnostic</w:t>
      </w:r>
      <w:r w:rsidR="00C70A5C" w:rsidRPr="00E27D6C">
        <w:rPr>
          <w:rFonts w:ascii="Times New Roman" w:hAnsi="Times New Roman" w:cs="Times New Roman"/>
          <w:lang w:val="en"/>
          <w:rPrChange w:id="435" w:author="Wangjingyi Liao" w:date="2025-06-03T21:53:00Z" w16du:dateUtc="2025-06-03T20:53:00Z">
            <w:rPr>
              <w:lang w:val="en"/>
            </w:rPr>
          </w:rPrChange>
        </w:rPr>
        <w:t xml:space="preserve"> </w:t>
      </w:r>
      <w:r w:rsidR="0AE99454" w:rsidRPr="00E27D6C">
        <w:rPr>
          <w:rFonts w:ascii="Times New Roman" w:hAnsi="Times New Roman" w:cs="Times New Roman"/>
          <w:lang w:val="en"/>
          <w:rPrChange w:id="436" w:author="Wangjingyi Liao" w:date="2025-06-03T21:53:00Z" w16du:dateUtc="2025-06-03T20:53:00Z">
            <w:rPr>
              <w:lang w:val="en"/>
            </w:rPr>
          </w:rPrChange>
        </w:rPr>
        <w:t xml:space="preserve">genetic effects across 11 psychiatric disorders from genetic effects specific to each </w:t>
      </w:r>
      <w:r w:rsidR="002149D1" w:rsidRPr="00E27D6C">
        <w:rPr>
          <w:rFonts w:ascii="Times New Roman" w:hAnsi="Times New Roman" w:cs="Times New Roman"/>
          <w:lang w:val="en"/>
          <w:rPrChange w:id="437" w:author="Wangjingyi Liao" w:date="2025-06-03T21:53:00Z" w16du:dateUtc="2025-06-03T20:53:00Z">
            <w:rPr>
              <w:lang w:val="en"/>
            </w:rPr>
          </w:rPrChange>
        </w:rPr>
        <w:t>psychiatric condition</w:t>
      </w:r>
      <w:r w:rsidR="0AE99454" w:rsidRPr="00E27D6C">
        <w:rPr>
          <w:rFonts w:ascii="Times New Roman" w:hAnsi="Times New Roman" w:cs="Times New Roman"/>
          <w:lang w:val="en"/>
          <w:rPrChange w:id="438" w:author="Wangjingyi Liao" w:date="2025-06-03T21:53:00Z" w16du:dateUtc="2025-06-03T20:53:00Z">
            <w:rPr>
              <w:lang w:val="en"/>
            </w:rPr>
          </w:rPrChange>
        </w:rPr>
        <w:t xml:space="preserve">. As shorthand, we refer to these disorder-specific genetic effects as </w:t>
      </w:r>
      <w:r w:rsidR="0AE99454" w:rsidRPr="00E27D6C">
        <w:rPr>
          <w:rFonts w:ascii="Times New Roman" w:hAnsi="Times New Roman" w:cs="Times New Roman"/>
          <w:i/>
          <w:iCs/>
          <w:lang w:val="en"/>
          <w:rPrChange w:id="439" w:author="Wangjingyi Liao" w:date="2025-06-03T21:53:00Z" w16du:dateUtc="2025-06-03T20:53:00Z">
            <w:rPr>
              <w:i/>
              <w:iCs/>
              <w:lang w:val="en"/>
            </w:rPr>
          </w:rPrChange>
        </w:rPr>
        <w:t>non-p</w:t>
      </w:r>
      <w:r w:rsidR="00D7534E" w:rsidRPr="00E27D6C">
        <w:rPr>
          <w:rFonts w:ascii="Times New Roman" w:hAnsi="Times New Roman" w:cs="Times New Roman"/>
          <w:i/>
          <w:iCs/>
          <w:lang w:val="en"/>
          <w:rPrChange w:id="440" w:author="Wangjingyi Liao" w:date="2025-06-03T21:53:00Z" w16du:dateUtc="2025-06-03T20:53:00Z">
            <w:rPr>
              <w:i/>
              <w:iCs/>
              <w:lang w:val="en"/>
            </w:rPr>
          </w:rPrChange>
        </w:rPr>
        <w:t xml:space="preserve"> </w:t>
      </w:r>
      <w:r w:rsidR="00D7534E" w:rsidRPr="00E27D6C">
        <w:rPr>
          <w:rFonts w:ascii="Times New Roman" w:hAnsi="Times New Roman" w:cs="Times New Roman"/>
          <w:lang w:val="en"/>
          <w:rPrChange w:id="441" w:author="Wangjingyi Liao" w:date="2025-06-03T21:53:00Z" w16du:dateUtc="2025-06-03T20:53:00Z">
            <w:rPr>
              <w:lang w:val="en"/>
            </w:rPr>
          </w:rPrChange>
        </w:rPr>
        <w:t xml:space="preserve">to describe </w:t>
      </w:r>
      <w:r w:rsidR="0AE99454" w:rsidRPr="00E27D6C">
        <w:rPr>
          <w:rFonts w:ascii="Times New Roman" w:hAnsi="Times New Roman" w:cs="Times New Roman"/>
          <w:lang w:val="en"/>
          <w:rPrChange w:id="442" w:author="Wangjingyi Liao" w:date="2025-06-03T21:53:00Z" w16du:dateUtc="2025-06-03T20:53:00Z">
            <w:rPr>
              <w:lang w:val="en"/>
            </w:rPr>
          </w:rPrChange>
        </w:rPr>
        <w:t>residual genetic variance independent of genomically identified p. We used summary statistics from these non-</w:t>
      </w:r>
      <w:proofErr w:type="gramStart"/>
      <w:r w:rsidR="0AE99454" w:rsidRPr="00E27D6C">
        <w:rPr>
          <w:rFonts w:ascii="Times New Roman" w:hAnsi="Times New Roman" w:cs="Times New Roman"/>
          <w:lang w:val="en"/>
          <w:rPrChange w:id="443" w:author="Wangjingyi Liao" w:date="2025-06-03T21:53:00Z" w16du:dateUtc="2025-06-03T20:53:00Z">
            <w:rPr>
              <w:lang w:val="en"/>
            </w:rPr>
          </w:rPrChange>
        </w:rPr>
        <w:t>p GWA</w:t>
      </w:r>
      <w:proofErr w:type="gramEnd"/>
      <w:r w:rsidR="006B72C0" w:rsidRPr="00E27D6C">
        <w:rPr>
          <w:rFonts w:ascii="Times New Roman" w:hAnsi="Times New Roman" w:cs="Times New Roman"/>
          <w:lang w:val="en"/>
          <w:rPrChange w:id="444" w:author="Wangjingyi Liao" w:date="2025-06-03T21:53:00Z" w16du:dateUtc="2025-06-03T20:53:00Z">
            <w:rPr>
              <w:lang w:val="en"/>
            </w:rPr>
          </w:rPrChange>
        </w:rPr>
        <w:t xml:space="preserve"> analyses</w:t>
      </w:r>
      <w:r w:rsidR="0AE99454" w:rsidRPr="00E27D6C">
        <w:rPr>
          <w:rFonts w:ascii="Times New Roman" w:hAnsi="Times New Roman" w:cs="Times New Roman"/>
          <w:lang w:val="en"/>
          <w:rPrChange w:id="445" w:author="Wangjingyi Liao" w:date="2025-06-03T21:53:00Z" w16du:dateUtc="2025-06-03T20:53:00Z">
            <w:rPr>
              <w:lang w:val="en"/>
            </w:rPr>
          </w:rPrChange>
        </w:rPr>
        <w:t xml:space="preserve"> to </w:t>
      </w:r>
      <w:r w:rsidR="00FC2C51" w:rsidRPr="00E27D6C">
        <w:rPr>
          <w:rFonts w:ascii="Times New Roman" w:hAnsi="Times New Roman" w:cs="Times New Roman"/>
          <w:lang w:val="en"/>
          <w:rPrChange w:id="446" w:author="Wangjingyi Liao" w:date="2025-06-03T21:53:00Z" w16du:dateUtc="2025-06-03T20:53:00Z">
            <w:rPr>
              <w:lang w:val="en"/>
            </w:rPr>
          </w:rPrChange>
        </w:rPr>
        <w:t xml:space="preserve">estimate SNP </w:t>
      </w:r>
      <w:proofErr w:type="gramStart"/>
      <w:r w:rsidR="00FC2C51" w:rsidRPr="00E27D6C">
        <w:rPr>
          <w:rFonts w:ascii="Times New Roman" w:hAnsi="Times New Roman" w:cs="Times New Roman"/>
          <w:lang w:val="en"/>
          <w:rPrChange w:id="447" w:author="Wangjingyi Liao" w:date="2025-06-03T21:53:00Z" w16du:dateUtc="2025-06-03T20:53:00Z">
            <w:rPr>
              <w:lang w:val="en"/>
            </w:rPr>
          </w:rPrChange>
        </w:rPr>
        <w:t>heritability</w:t>
      </w:r>
      <w:r w:rsidR="5BB13B86" w:rsidRPr="00E27D6C">
        <w:rPr>
          <w:rFonts w:ascii="Times New Roman" w:hAnsi="Times New Roman" w:cs="Times New Roman"/>
          <w:lang w:val="en"/>
          <w:rPrChange w:id="448" w:author="Wangjingyi Liao" w:date="2025-06-03T21:53:00Z" w16du:dateUtc="2025-06-03T20:53:00Z">
            <w:rPr>
              <w:lang w:val="en"/>
            </w:rPr>
          </w:rPrChange>
        </w:rPr>
        <w:t xml:space="preserve">, </w:t>
      </w:r>
      <w:r w:rsidR="00FC2C51" w:rsidRPr="00E27D6C">
        <w:rPr>
          <w:rFonts w:ascii="Times New Roman" w:hAnsi="Times New Roman" w:cs="Times New Roman"/>
          <w:lang w:val="en"/>
          <w:rPrChange w:id="449" w:author="Wangjingyi Liao" w:date="2025-06-03T21:53:00Z" w16du:dateUtc="2025-06-03T20:53:00Z">
            <w:rPr>
              <w:lang w:val="en"/>
            </w:rPr>
          </w:rPrChange>
        </w:rPr>
        <w:t xml:space="preserve"> genetic</w:t>
      </w:r>
      <w:proofErr w:type="gramEnd"/>
      <w:r w:rsidR="00FC2C51" w:rsidRPr="00E27D6C">
        <w:rPr>
          <w:rFonts w:ascii="Times New Roman" w:hAnsi="Times New Roman" w:cs="Times New Roman"/>
          <w:lang w:val="en"/>
          <w:rPrChange w:id="450" w:author="Wangjingyi Liao" w:date="2025-06-03T21:53:00Z" w16du:dateUtc="2025-06-03T20:53:00Z">
            <w:rPr>
              <w:lang w:val="en"/>
            </w:rPr>
          </w:rPrChange>
        </w:rPr>
        <w:t xml:space="preserve"> correlations between the disorders beyond transdiagnostic effects, and their correlations with external </w:t>
      </w:r>
      <w:proofErr w:type="spellStart"/>
      <w:r w:rsidR="00FC2C51" w:rsidRPr="00E27D6C">
        <w:rPr>
          <w:rFonts w:ascii="Times New Roman" w:hAnsi="Times New Roman" w:cs="Times New Roman"/>
          <w:lang w:val="en"/>
          <w:rPrChange w:id="451" w:author="Wangjingyi Liao" w:date="2025-06-03T21:53:00Z" w16du:dateUtc="2025-06-03T20:53:00Z">
            <w:rPr>
              <w:lang w:val="en"/>
            </w:rPr>
          </w:rPrChange>
        </w:rPr>
        <w:t>biobehavioural</w:t>
      </w:r>
      <w:proofErr w:type="spellEnd"/>
      <w:r w:rsidR="00FC2C51" w:rsidRPr="00E27D6C">
        <w:rPr>
          <w:rFonts w:ascii="Times New Roman" w:hAnsi="Times New Roman" w:cs="Times New Roman"/>
          <w:lang w:val="en"/>
          <w:rPrChange w:id="452" w:author="Wangjingyi Liao" w:date="2025-06-03T21:53:00Z" w16du:dateUtc="2025-06-03T20:53:00Z">
            <w:rPr>
              <w:lang w:val="en"/>
            </w:rPr>
          </w:rPrChange>
        </w:rPr>
        <w:t xml:space="preserve"> traits. We hypothesized that non-p traits will provide us with novel insight into the genetic </w:t>
      </w:r>
      <w:r w:rsidR="00FC2C51" w:rsidRPr="00E27D6C">
        <w:rPr>
          <w:rFonts w:ascii="Times New Roman" w:hAnsi="Times New Roman" w:cs="Times New Roman"/>
          <w:lang w:val="en"/>
          <w:rPrChange w:id="453" w:author="Wangjingyi Liao" w:date="2025-06-03T21:53:00Z" w16du:dateUtc="2025-06-03T20:53:00Z">
            <w:rPr>
              <w:lang w:val="en"/>
            </w:rPr>
          </w:rPrChange>
        </w:rPr>
        <w:lastRenderedPageBreak/>
        <w:t>architecture of psychiatric disorders and their correlations</w:t>
      </w:r>
      <w:r w:rsidR="0097641F" w:rsidRPr="00E27D6C">
        <w:rPr>
          <w:rFonts w:ascii="Times New Roman" w:hAnsi="Times New Roman" w:cs="Times New Roman"/>
          <w:lang w:val="en"/>
          <w:rPrChange w:id="454" w:author="Wangjingyi Liao" w:date="2025-06-03T21:53:00Z" w16du:dateUtc="2025-06-03T20:53:00Z">
            <w:rPr>
              <w:lang w:val="en"/>
            </w:rPr>
          </w:rPrChange>
        </w:rPr>
        <w:t xml:space="preserve"> with </w:t>
      </w:r>
      <w:r w:rsidR="003662FE" w:rsidRPr="00E27D6C">
        <w:rPr>
          <w:rFonts w:ascii="Times New Roman" w:hAnsi="Times New Roman" w:cs="Times New Roman"/>
          <w:lang w:val="en"/>
          <w:rPrChange w:id="455" w:author="Wangjingyi Liao" w:date="2025-06-03T21:53:00Z" w16du:dateUtc="2025-06-03T20:53:00Z">
            <w:rPr>
              <w:lang w:val="en"/>
            </w:rPr>
          </w:rPrChange>
        </w:rPr>
        <w:t>o</w:t>
      </w:r>
      <w:r w:rsidR="0097641F" w:rsidRPr="00E27D6C">
        <w:rPr>
          <w:rFonts w:ascii="Times New Roman" w:hAnsi="Times New Roman" w:cs="Times New Roman"/>
          <w:lang w:val="en"/>
          <w:rPrChange w:id="456" w:author="Wangjingyi Liao" w:date="2025-06-03T21:53:00Z" w16du:dateUtc="2025-06-03T20:53:00Z">
            <w:rPr>
              <w:lang w:val="en"/>
            </w:rPr>
          </w:rPrChange>
        </w:rPr>
        <w:t>ther disorders and traits</w:t>
      </w:r>
      <w:r w:rsidR="00FC2C51" w:rsidRPr="00E27D6C">
        <w:rPr>
          <w:rFonts w:ascii="Times New Roman" w:hAnsi="Times New Roman" w:cs="Times New Roman"/>
          <w:lang w:val="en"/>
          <w:rPrChange w:id="457" w:author="Wangjingyi Liao" w:date="2025-06-03T21:53:00Z" w16du:dateUtc="2025-06-03T20:53:00Z">
            <w:rPr>
              <w:lang w:val="en"/>
            </w:rPr>
          </w:rPrChange>
        </w:rPr>
        <w:t xml:space="preserve">, consequently informing research and practice into diagnostics and treatment.  </w:t>
      </w:r>
    </w:p>
    <w:p w14:paraId="7592D93D" w14:textId="77777777" w:rsidR="00061CA3" w:rsidRPr="00E27D6C" w:rsidRDefault="00061CA3" w:rsidP="00E27D6C">
      <w:pPr>
        <w:spacing w:line="360" w:lineRule="auto"/>
        <w:rPr>
          <w:rFonts w:ascii="Times New Roman" w:hAnsi="Times New Roman" w:cs="Times New Roman"/>
          <w:lang w:val="en"/>
          <w:rPrChange w:id="458" w:author="Wangjingyi Liao" w:date="2025-06-03T21:53:00Z" w16du:dateUtc="2025-06-03T20:53:00Z">
            <w:rPr>
              <w:lang w:val="en"/>
            </w:rPr>
          </w:rPrChange>
        </w:rPr>
        <w:pPrChange w:id="459" w:author="Wangjingyi Liao" w:date="2025-06-03T21:53:00Z" w16du:dateUtc="2025-06-03T20:53:00Z">
          <w:pPr/>
        </w:pPrChange>
      </w:pPr>
    </w:p>
    <w:p w14:paraId="411EB424" w14:textId="77777777" w:rsidR="001E10A0" w:rsidRPr="00E27D6C" w:rsidRDefault="001E10A0" w:rsidP="00E27D6C">
      <w:pPr>
        <w:spacing w:line="360" w:lineRule="auto"/>
        <w:rPr>
          <w:rFonts w:ascii="Times New Roman" w:hAnsi="Times New Roman" w:cs="Times New Roman"/>
          <w:rPrChange w:id="460" w:author="Wangjingyi Liao" w:date="2025-06-03T21:53:00Z" w16du:dateUtc="2025-06-03T20:53:00Z">
            <w:rPr/>
          </w:rPrChange>
        </w:rPr>
        <w:pPrChange w:id="461" w:author="Wangjingyi Liao" w:date="2025-06-03T21:53:00Z" w16du:dateUtc="2025-06-03T20:53:00Z">
          <w:pPr/>
        </w:pPrChange>
      </w:pPr>
    </w:p>
    <w:p w14:paraId="270FE3CD" w14:textId="4CE64FCC" w:rsidR="00417FAF" w:rsidRPr="00E27D6C" w:rsidRDefault="00417FAF" w:rsidP="00E27D6C">
      <w:pPr>
        <w:pStyle w:val="Heading1"/>
        <w:spacing w:beforeLines="20" w:before="48" w:line="360" w:lineRule="auto"/>
        <w:rPr>
          <w:rFonts w:ascii="Times New Roman" w:hAnsi="Times New Roman" w:cs="Times New Roman"/>
          <w:sz w:val="24"/>
          <w:szCs w:val="24"/>
          <w:rPrChange w:id="462" w:author="Wangjingyi Liao" w:date="2025-06-03T21:53:00Z" w16du:dateUtc="2025-06-03T20:53:00Z">
            <w:rPr>
              <w:rFonts w:asciiTheme="minorHAnsi" w:hAnsiTheme="minorHAnsi" w:cstheme="minorHAnsi"/>
            </w:rPr>
          </w:rPrChange>
        </w:rPr>
        <w:pPrChange w:id="463" w:author="Wangjingyi Liao" w:date="2025-06-03T21:53:00Z" w16du:dateUtc="2025-06-03T20:53:00Z">
          <w:pPr>
            <w:pStyle w:val="Heading1"/>
            <w:spacing w:beforeLines="20" w:before="48" w:line="288" w:lineRule="exact"/>
          </w:pPr>
        </w:pPrChange>
      </w:pPr>
      <w:r w:rsidRPr="00E27D6C">
        <w:rPr>
          <w:rFonts w:ascii="Times New Roman" w:hAnsi="Times New Roman" w:cs="Times New Roman"/>
          <w:sz w:val="24"/>
          <w:szCs w:val="24"/>
          <w:rPrChange w:id="464" w:author="Wangjingyi Liao" w:date="2025-06-03T21:53:00Z" w16du:dateUtc="2025-06-03T20:53:00Z">
            <w:rPr>
              <w:rFonts w:asciiTheme="minorHAnsi" w:hAnsiTheme="minorHAnsi" w:cstheme="minorHAnsi"/>
            </w:rPr>
          </w:rPrChange>
        </w:rPr>
        <w:t>Methods</w:t>
      </w:r>
    </w:p>
    <w:p w14:paraId="27A2FB3A" w14:textId="77777777" w:rsidR="00417FAF" w:rsidRPr="00E27D6C" w:rsidRDefault="00417FAF" w:rsidP="00E27D6C">
      <w:pPr>
        <w:spacing w:beforeLines="20" w:before="48" w:line="360" w:lineRule="auto"/>
        <w:rPr>
          <w:rFonts w:ascii="Times New Roman" w:eastAsia="Calibri" w:hAnsi="Times New Roman" w:cs="Times New Roman"/>
          <w:rPrChange w:id="465" w:author="Wangjingyi Liao" w:date="2025-06-03T21:53:00Z" w16du:dateUtc="2025-06-03T20:53:00Z">
            <w:rPr>
              <w:rFonts w:eastAsia="Calibri" w:cstheme="minorHAnsi"/>
            </w:rPr>
          </w:rPrChange>
        </w:rPr>
        <w:pPrChange w:id="466" w:author="Wangjingyi Liao" w:date="2025-06-03T21:53:00Z" w16du:dateUtc="2025-06-03T20:53:00Z">
          <w:pPr>
            <w:spacing w:beforeLines="20" w:before="48" w:line="288" w:lineRule="exact"/>
          </w:pPr>
        </w:pPrChange>
      </w:pPr>
    </w:p>
    <w:p w14:paraId="328CAC0C" w14:textId="5FE0DDC6" w:rsidR="00417FAF" w:rsidRPr="00E27D6C" w:rsidRDefault="00417FAF" w:rsidP="00E27D6C">
      <w:pPr>
        <w:spacing w:beforeLines="20" w:before="48" w:line="360" w:lineRule="auto"/>
        <w:rPr>
          <w:rFonts w:ascii="Times New Roman" w:eastAsia="Calibri" w:hAnsi="Times New Roman" w:cs="Times New Roman"/>
          <w:color w:val="000000" w:themeColor="text1"/>
          <w:rPrChange w:id="467" w:author="Wangjingyi Liao" w:date="2025-06-03T21:53:00Z" w16du:dateUtc="2025-06-03T20:53:00Z">
            <w:rPr>
              <w:rFonts w:eastAsia="Calibri"/>
              <w:color w:val="000000" w:themeColor="text1"/>
            </w:rPr>
          </w:rPrChange>
        </w:rPr>
        <w:pPrChange w:id="468"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469" w:author="Wangjingyi Liao" w:date="2025-06-03T21:53:00Z" w16du:dateUtc="2025-06-03T20:53:00Z">
            <w:rPr>
              <w:rFonts w:eastAsia="Calibri"/>
              <w:color w:val="000000" w:themeColor="text1"/>
            </w:rPr>
          </w:rPrChange>
        </w:rPr>
        <w:t xml:space="preserve">The article is accompanied by </w:t>
      </w:r>
      <w:r w:rsidRPr="00E27D6C">
        <w:rPr>
          <w:rFonts w:ascii="Times New Roman" w:eastAsia="Calibri" w:hAnsi="Times New Roman" w:cs="Times New Roman"/>
          <w:color w:val="000000" w:themeColor="text1"/>
          <w:u w:val="single"/>
          <w:rPrChange w:id="470" w:author="Wangjingyi Liao" w:date="2025-06-03T21:53:00Z" w16du:dateUtc="2025-06-03T20:53:00Z">
            <w:rPr>
              <w:rFonts w:eastAsia="Calibri"/>
              <w:color w:val="000000" w:themeColor="text1"/>
              <w:u w:val="single"/>
            </w:rPr>
          </w:rPrChange>
        </w:rPr>
        <w:t>Supplementary Information</w:t>
      </w:r>
      <w:r w:rsidRPr="00E27D6C">
        <w:rPr>
          <w:rFonts w:ascii="Times New Roman" w:eastAsia="Calibri" w:hAnsi="Times New Roman" w:cs="Times New Roman"/>
          <w:color w:val="000000" w:themeColor="text1"/>
          <w:rPrChange w:id="471" w:author="Wangjingyi Liao" w:date="2025-06-03T21:53:00Z" w16du:dateUtc="2025-06-03T20:53:00Z">
            <w:rPr>
              <w:rFonts w:eastAsia="Calibri"/>
              <w:color w:val="000000" w:themeColor="text1"/>
            </w:rPr>
          </w:rPrChange>
        </w:rPr>
        <w:t xml:space="preserve"> and the study followed a </w:t>
      </w:r>
      <w:r w:rsidR="00877E30" w:rsidRPr="00E27D6C">
        <w:rPr>
          <w:rFonts w:ascii="Times New Roman" w:hAnsi="Times New Roman" w:cs="Times New Roman"/>
          <w:rPrChange w:id="472" w:author="Wangjingyi Liao" w:date="2025-06-03T21:53:00Z" w16du:dateUtc="2025-06-03T20:53:00Z">
            <w:rPr/>
          </w:rPrChange>
        </w:rPr>
        <w:fldChar w:fldCharType="begin"/>
      </w:r>
      <w:r w:rsidR="00877E30" w:rsidRPr="00E27D6C">
        <w:rPr>
          <w:rFonts w:ascii="Times New Roman" w:hAnsi="Times New Roman" w:cs="Times New Roman"/>
          <w:rPrChange w:id="473" w:author="Wangjingyi Liao" w:date="2025-06-03T21:53:00Z" w16du:dateUtc="2025-06-03T20:53:00Z">
            <w:rPr/>
          </w:rPrChange>
        </w:rPr>
        <w:instrText>HYPERLINK "https://osf.io/nq2wy"</w:instrText>
      </w:r>
      <w:r w:rsidR="00877E30" w:rsidRPr="00E27D6C">
        <w:rPr>
          <w:rFonts w:ascii="Times New Roman" w:hAnsi="Times New Roman" w:cs="Times New Roman"/>
          <w:rPrChange w:id="474" w:author="Wangjingyi Liao" w:date="2025-06-03T21:53:00Z" w16du:dateUtc="2025-06-03T20:53:00Z">
            <w:rPr/>
          </w:rPrChange>
        </w:rPr>
      </w:r>
      <w:r w:rsidR="00877E30" w:rsidRPr="00E27D6C">
        <w:rPr>
          <w:rFonts w:ascii="Times New Roman" w:hAnsi="Times New Roman" w:cs="Times New Roman"/>
          <w:rPrChange w:id="475" w:author="Wangjingyi Liao" w:date="2025-06-03T21:53:00Z" w16du:dateUtc="2025-06-03T20:53:00Z">
            <w:rPr/>
          </w:rPrChange>
        </w:rPr>
        <w:fldChar w:fldCharType="separate"/>
      </w:r>
      <w:r w:rsidRPr="00E27D6C">
        <w:rPr>
          <w:rStyle w:val="Hyperlink"/>
          <w:rFonts w:ascii="Times New Roman" w:eastAsia="Calibri" w:hAnsi="Times New Roman" w:cs="Times New Roman"/>
          <w:rPrChange w:id="476" w:author="Wangjingyi Liao" w:date="2025-06-03T21:53:00Z" w16du:dateUtc="2025-06-03T20:53:00Z">
            <w:rPr>
              <w:rStyle w:val="Hyperlink"/>
              <w:rFonts w:eastAsia="Calibri"/>
            </w:rPr>
          </w:rPrChange>
        </w:rPr>
        <w:t>preregistered analysis plan</w:t>
      </w:r>
      <w:r w:rsidR="00877E30" w:rsidRPr="00E27D6C">
        <w:rPr>
          <w:rStyle w:val="Hyperlink"/>
          <w:rFonts w:ascii="Times New Roman" w:eastAsia="Calibri" w:hAnsi="Times New Roman" w:cs="Times New Roman"/>
          <w:rPrChange w:id="477" w:author="Wangjingyi Liao" w:date="2025-06-03T21:53:00Z" w16du:dateUtc="2025-06-03T20:53:00Z">
            <w:rPr>
              <w:rStyle w:val="Hyperlink"/>
              <w:rFonts w:eastAsia="Calibri"/>
            </w:rPr>
          </w:rPrChange>
        </w:rPr>
        <w:fldChar w:fldCharType="end"/>
      </w:r>
      <w:r w:rsidRPr="00E27D6C">
        <w:rPr>
          <w:rFonts w:ascii="Times New Roman" w:eastAsia="Calibri" w:hAnsi="Times New Roman" w:cs="Times New Roman"/>
          <w:color w:val="000000" w:themeColor="text1"/>
          <w:rPrChange w:id="478" w:author="Wangjingyi Liao" w:date="2025-06-03T21:53:00Z" w16du:dateUtc="2025-06-03T20:53:00Z">
            <w:rPr>
              <w:rFonts w:eastAsia="Calibri"/>
              <w:color w:val="000000" w:themeColor="text1"/>
            </w:rPr>
          </w:rPrChange>
        </w:rPr>
        <w:t>.</w:t>
      </w:r>
      <w:r w:rsidR="00061CA3" w:rsidRPr="00E27D6C">
        <w:rPr>
          <w:rFonts w:ascii="Times New Roman" w:eastAsia="Calibri" w:hAnsi="Times New Roman" w:cs="Times New Roman"/>
          <w:color w:val="000000" w:themeColor="text1"/>
          <w:rPrChange w:id="479" w:author="Wangjingyi Liao" w:date="2025-06-03T21:53:00Z" w16du:dateUtc="2025-06-03T20:53:00Z">
            <w:rPr>
              <w:rFonts w:eastAsia="Calibri"/>
              <w:color w:val="000000" w:themeColor="text1"/>
            </w:rPr>
          </w:rPrChange>
        </w:rPr>
        <w:t xml:space="preserve"> Deviat</w:t>
      </w:r>
      <w:r w:rsidR="008E29CD" w:rsidRPr="00E27D6C">
        <w:rPr>
          <w:rFonts w:ascii="Times New Roman" w:eastAsia="Calibri" w:hAnsi="Times New Roman" w:cs="Times New Roman"/>
          <w:color w:val="000000" w:themeColor="text1"/>
          <w:rPrChange w:id="480" w:author="Wangjingyi Liao" w:date="2025-06-03T21:53:00Z" w16du:dateUtc="2025-06-03T20:53:00Z">
            <w:rPr>
              <w:rFonts w:eastAsia="Calibri"/>
              <w:color w:val="000000" w:themeColor="text1"/>
            </w:rPr>
          </w:rPrChange>
        </w:rPr>
        <w:t>i</w:t>
      </w:r>
      <w:r w:rsidR="00061CA3" w:rsidRPr="00E27D6C">
        <w:rPr>
          <w:rFonts w:ascii="Times New Roman" w:eastAsia="Calibri" w:hAnsi="Times New Roman" w:cs="Times New Roman"/>
          <w:color w:val="000000" w:themeColor="text1"/>
          <w:rPrChange w:id="481" w:author="Wangjingyi Liao" w:date="2025-06-03T21:53:00Z" w16du:dateUtc="2025-06-03T20:53:00Z">
            <w:rPr>
              <w:rFonts w:eastAsia="Calibri"/>
              <w:color w:val="000000" w:themeColor="text1"/>
            </w:rPr>
          </w:rPrChange>
        </w:rPr>
        <w:t>ons from preregister</w:t>
      </w:r>
      <w:r w:rsidR="008E29CD" w:rsidRPr="00E27D6C">
        <w:rPr>
          <w:rFonts w:ascii="Times New Roman" w:eastAsia="Calibri" w:hAnsi="Times New Roman" w:cs="Times New Roman"/>
          <w:color w:val="000000" w:themeColor="text1"/>
          <w:rPrChange w:id="482" w:author="Wangjingyi Liao" w:date="2025-06-03T21:53:00Z" w16du:dateUtc="2025-06-03T20:53:00Z">
            <w:rPr>
              <w:rFonts w:eastAsia="Calibri"/>
              <w:color w:val="000000" w:themeColor="text1"/>
            </w:rPr>
          </w:rPrChange>
        </w:rPr>
        <w:t>e</w:t>
      </w:r>
      <w:r w:rsidR="00061CA3" w:rsidRPr="00E27D6C">
        <w:rPr>
          <w:rFonts w:ascii="Times New Roman" w:eastAsia="Calibri" w:hAnsi="Times New Roman" w:cs="Times New Roman"/>
          <w:color w:val="000000" w:themeColor="text1"/>
          <w:rPrChange w:id="483" w:author="Wangjingyi Liao" w:date="2025-06-03T21:53:00Z" w16du:dateUtc="2025-06-03T20:53:00Z">
            <w:rPr>
              <w:rFonts w:eastAsia="Calibri"/>
              <w:color w:val="000000" w:themeColor="text1"/>
            </w:rPr>
          </w:rPrChange>
        </w:rPr>
        <w:t>d analyses are described in Supplementary Note 1</w:t>
      </w:r>
      <w:r w:rsidR="005D6BCA" w:rsidRPr="00E27D6C">
        <w:rPr>
          <w:rFonts w:ascii="Times New Roman" w:eastAsia="Calibri" w:hAnsi="Times New Roman" w:cs="Times New Roman"/>
          <w:color w:val="000000" w:themeColor="text1"/>
          <w:rPrChange w:id="484" w:author="Wangjingyi Liao" w:date="2025-06-03T21:53:00Z" w16du:dateUtc="2025-06-03T20:53:00Z">
            <w:rPr>
              <w:rFonts w:eastAsia="Calibri"/>
              <w:color w:val="000000" w:themeColor="text1"/>
            </w:rPr>
          </w:rPrChange>
        </w:rPr>
        <w:t>.</w:t>
      </w:r>
    </w:p>
    <w:p w14:paraId="59B1293E" w14:textId="77777777" w:rsidR="00417FAF" w:rsidRPr="00E27D6C" w:rsidRDefault="00417FAF" w:rsidP="00E27D6C">
      <w:pPr>
        <w:spacing w:beforeLines="20" w:before="48" w:line="360" w:lineRule="auto"/>
        <w:rPr>
          <w:rFonts w:ascii="Times New Roman" w:eastAsia="Calibri" w:hAnsi="Times New Roman" w:cs="Times New Roman"/>
          <w:b/>
          <w:bCs/>
          <w:rPrChange w:id="485" w:author="Wangjingyi Liao" w:date="2025-06-03T21:53:00Z" w16du:dateUtc="2025-06-03T20:53:00Z">
            <w:rPr>
              <w:rFonts w:eastAsia="Calibri" w:cstheme="minorHAnsi"/>
              <w:b/>
              <w:bCs/>
            </w:rPr>
          </w:rPrChange>
        </w:rPr>
        <w:pPrChange w:id="486" w:author="Wangjingyi Liao" w:date="2025-06-03T21:53:00Z" w16du:dateUtc="2025-06-03T20:53:00Z">
          <w:pPr>
            <w:spacing w:beforeLines="20" w:before="48" w:line="288" w:lineRule="exact"/>
          </w:pPr>
        </w:pPrChange>
      </w:pPr>
    </w:p>
    <w:p w14:paraId="7C88040A" w14:textId="77777777" w:rsidR="00417FAF" w:rsidRPr="00E27D6C" w:rsidRDefault="00417FAF" w:rsidP="00E27D6C">
      <w:pPr>
        <w:pStyle w:val="Heading2"/>
        <w:spacing w:beforeLines="100" w:before="240" w:line="360" w:lineRule="auto"/>
        <w:rPr>
          <w:rFonts w:ascii="Times New Roman" w:hAnsi="Times New Roman" w:cs="Times New Roman"/>
          <w:i w:val="0"/>
          <w:iCs/>
          <w:szCs w:val="24"/>
          <w:rPrChange w:id="487" w:author="Wangjingyi Liao" w:date="2025-06-03T21:53:00Z" w16du:dateUtc="2025-06-03T20:53:00Z">
            <w:rPr>
              <w:rFonts w:asciiTheme="minorHAnsi" w:hAnsiTheme="minorHAnsi" w:cstheme="minorHAnsi"/>
              <w:i w:val="0"/>
              <w:iCs/>
            </w:rPr>
          </w:rPrChange>
        </w:rPr>
        <w:pPrChange w:id="488" w:author="Wangjingyi Liao" w:date="2025-06-03T21:53:00Z" w16du:dateUtc="2025-06-03T20:53:00Z">
          <w:pPr>
            <w:pStyle w:val="Heading2"/>
            <w:spacing w:beforeLines="100" w:before="240" w:line="288" w:lineRule="exact"/>
          </w:pPr>
        </w:pPrChange>
      </w:pPr>
      <w:r w:rsidRPr="00E27D6C">
        <w:rPr>
          <w:rFonts w:ascii="Times New Roman" w:hAnsi="Times New Roman" w:cs="Times New Roman"/>
          <w:i w:val="0"/>
          <w:iCs/>
          <w:szCs w:val="24"/>
          <w:rPrChange w:id="489" w:author="Wangjingyi Liao" w:date="2025-06-03T21:53:00Z" w16du:dateUtc="2025-06-03T20:53:00Z">
            <w:rPr>
              <w:rFonts w:asciiTheme="minorHAnsi" w:hAnsiTheme="minorHAnsi" w:cstheme="minorHAnsi"/>
              <w:i w:val="0"/>
              <w:iCs/>
            </w:rPr>
          </w:rPrChange>
        </w:rPr>
        <w:t xml:space="preserve">GWAS summary statistics </w:t>
      </w:r>
    </w:p>
    <w:p w14:paraId="17297D64" w14:textId="77777777" w:rsidR="00F212BF" w:rsidRPr="00E27D6C" w:rsidRDefault="00F212BF" w:rsidP="00E27D6C">
      <w:pPr>
        <w:spacing w:line="360" w:lineRule="auto"/>
        <w:rPr>
          <w:rFonts w:ascii="Times New Roman" w:eastAsia="Calibri" w:hAnsi="Times New Roman" w:cs="Times New Roman"/>
          <w:color w:val="000000" w:themeColor="text1"/>
          <w:rPrChange w:id="490" w:author="Wangjingyi Liao" w:date="2025-06-03T21:53:00Z" w16du:dateUtc="2025-06-03T20:53:00Z">
            <w:rPr>
              <w:rFonts w:eastAsia="Calibri"/>
              <w:color w:val="000000" w:themeColor="text1"/>
            </w:rPr>
          </w:rPrChange>
        </w:rPr>
        <w:pPrChange w:id="491" w:author="Wangjingyi Liao" w:date="2025-06-03T21:53:00Z" w16du:dateUtc="2025-06-03T20:53:00Z">
          <w:pPr/>
        </w:pPrChange>
      </w:pPr>
    </w:p>
    <w:p w14:paraId="090FEFA5" w14:textId="3E7B3192" w:rsidR="00417FAF" w:rsidRPr="00E27D6C" w:rsidRDefault="00417FAF" w:rsidP="00E27D6C">
      <w:pPr>
        <w:spacing w:line="360" w:lineRule="auto"/>
        <w:rPr>
          <w:rFonts w:ascii="Times New Roman" w:eastAsia="Calibri" w:hAnsi="Times New Roman" w:cs="Times New Roman"/>
          <w:color w:val="000000" w:themeColor="text1"/>
          <w:rPrChange w:id="492" w:author="Wangjingyi Liao" w:date="2025-06-03T21:53:00Z" w16du:dateUtc="2025-06-03T20:53:00Z">
            <w:rPr>
              <w:rFonts w:eastAsia="Calibri"/>
              <w:color w:val="000000" w:themeColor="text1"/>
            </w:rPr>
          </w:rPrChange>
        </w:rPr>
        <w:pPrChange w:id="493" w:author="Wangjingyi Liao" w:date="2025-06-03T21:53:00Z" w16du:dateUtc="2025-06-03T20:53:00Z">
          <w:pPr/>
        </w:pPrChange>
      </w:pPr>
      <w:r w:rsidRPr="00E27D6C">
        <w:rPr>
          <w:rFonts w:ascii="Times New Roman" w:eastAsia="Calibri" w:hAnsi="Times New Roman" w:cs="Times New Roman"/>
          <w:color w:val="000000" w:themeColor="text1"/>
          <w:rPrChange w:id="494" w:author="Wangjingyi Liao" w:date="2025-06-03T21:53:00Z" w16du:dateUtc="2025-06-03T20:53:00Z">
            <w:rPr>
              <w:rFonts w:eastAsia="Calibri"/>
              <w:color w:val="000000" w:themeColor="text1"/>
            </w:rPr>
          </w:rPrChange>
        </w:rPr>
        <w:t xml:space="preserve">We used </w:t>
      </w:r>
      <w:r w:rsidR="389C0C52" w:rsidRPr="00E27D6C">
        <w:rPr>
          <w:rFonts w:ascii="Times New Roman" w:eastAsia="Calibri" w:hAnsi="Times New Roman" w:cs="Times New Roman"/>
          <w:color w:val="000000" w:themeColor="text1"/>
          <w:rPrChange w:id="495" w:author="Wangjingyi Liao" w:date="2025-06-03T21:53:00Z" w16du:dateUtc="2025-06-03T20:53:00Z">
            <w:rPr>
              <w:rFonts w:eastAsia="Calibri"/>
              <w:color w:val="000000" w:themeColor="text1"/>
            </w:rPr>
          </w:rPrChange>
        </w:rPr>
        <w:t xml:space="preserve">the most recent </w:t>
      </w:r>
      <w:r w:rsidRPr="00E27D6C">
        <w:rPr>
          <w:rFonts w:ascii="Times New Roman" w:eastAsia="Calibri" w:hAnsi="Times New Roman" w:cs="Times New Roman"/>
          <w:color w:val="000000" w:themeColor="text1"/>
          <w:rPrChange w:id="496" w:author="Wangjingyi Liao" w:date="2025-06-03T21:53:00Z" w16du:dateUtc="2025-06-03T20:53:00Z">
            <w:rPr>
              <w:rFonts w:eastAsia="Calibri"/>
              <w:color w:val="000000" w:themeColor="text1"/>
            </w:rPr>
          </w:rPrChange>
        </w:rPr>
        <w:t>publicly available summary statistics from GWA studies of 11 major psychiatric disorders. Detailed information about the GWAS summary statistics, sample sizes and availability are provided in Supplementary Table 1. All summary statistics are based on samples of European ancestry GWAS only. For details on the analysis protocol, we refer to the original publications.</w:t>
      </w:r>
    </w:p>
    <w:p w14:paraId="436931BB" w14:textId="77777777" w:rsidR="00417FAF" w:rsidRPr="00E27D6C" w:rsidDel="00E27D6C" w:rsidRDefault="00417FAF" w:rsidP="00E27D6C">
      <w:pPr>
        <w:spacing w:beforeLines="20" w:before="48" w:line="360" w:lineRule="auto"/>
        <w:rPr>
          <w:del w:id="497" w:author="Wangjingyi Liao" w:date="2025-06-03T21:53:00Z" w16du:dateUtc="2025-06-03T20:53:00Z"/>
          <w:rFonts w:ascii="Times New Roman" w:eastAsia="Calibri" w:hAnsi="Times New Roman" w:cs="Times New Roman"/>
          <w:rPrChange w:id="498" w:author="Wangjingyi Liao" w:date="2025-06-03T21:53:00Z" w16du:dateUtc="2025-06-03T20:53:00Z">
            <w:rPr>
              <w:del w:id="499" w:author="Wangjingyi Liao" w:date="2025-06-03T21:53:00Z" w16du:dateUtc="2025-06-03T20:53:00Z"/>
              <w:rFonts w:eastAsia="Calibri" w:cstheme="minorHAnsi"/>
            </w:rPr>
          </w:rPrChange>
        </w:rPr>
        <w:pPrChange w:id="500" w:author="Wangjingyi Liao" w:date="2025-06-03T21:53:00Z" w16du:dateUtc="2025-06-03T20:53:00Z">
          <w:pPr>
            <w:spacing w:beforeLines="20" w:before="48" w:line="288" w:lineRule="exact"/>
          </w:pPr>
        </w:pPrChange>
      </w:pPr>
    </w:p>
    <w:p w14:paraId="6CA47B39" w14:textId="77777777" w:rsidR="00F212BF" w:rsidRPr="00E27D6C" w:rsidDel="00E27D6C" w:rsidRDefault="00F212BF" w:rsidP="00E27D6C">
      <w:pPr>
        <w:spacing w:beforeLines="20" w:before="48" w:line="360" w:lineRule="auto"/>
        <w:rPr>
          <w:del w:id="501" w:author="Wangjingyi Liao" w:date="2025-06-03T21:53:00Z" w16du:dateUtc="2025-06-03T20:53:00Z"/>
          <w:rFonts w:ascii="Times New Roman" w:eastAsia="Calibri" w:hAnsi="Times New Roman" w:cs="Times New Roman" w:hint="eastAsia"/>
          <w:rPrChange w:id="502" w:author="Wangjingyi Liao" w:date="2025-06-03T21:53:00Z" w16du:dateUtc="2025-06-03T20:53:00Z">
            <w:rPr>
              <w:del w:id="503" w:author="Wangjingyi Liao" w:date="2025-06-03T21:53:00Z" w16du:dateUtc="2025-06-03T20:53:00Z"/>
              <w:rFonts w:eastAsia="Calibri" w:cstheme="minorHAnsi"/>
            </w:rPr>
          </w:rPrChange>
        </w:rPr>
        <w:pPrChange w:id="504" w:author="Wangjingyi Liao" w:date="2025-06-03T21:53:00Z" w16du:dateUtc="2025-06-03T20:53:00Z">
          <w:pPr>
            <w:spacing w:beforeLines="20" w:before="48" w:line="288" w:lineRule="exact"/>
          </w:pPr>
        </w:pPrChange>
      </w:pPr>
    </w:p>
    <w:p w14:paraId="215F0044" w14:textId="77777777" w:rsidR="00F212BF" w:rsidRPr="00E27D6C" w:rsidRDefault="00F212BF" w:rsidP="00E27D6C">
      <w:pPr>
        <w:spacing w:beforeLines="20" w:before="48" w:line="360" w:lineRule="auto"/>
        <w:rPr>
          <w:rFonts w:ascii="Times New Roman" w:eastAsiaTheme="minorEastAsia" w:hAnsi="Times New Roman" w:cs="Times New Roman" w:hint="eastAsia"/>
          <w:lang w:eastAsia="zh-CN"/>
          <w:rPrChange w:id="505" w:author="Wangjingyi Liao" w:date="2025-06-03T21:53:00Z" w16du:dateUtc="2025-06-03T20:53:00Z">
            <w:rPr>
              <w:rFonts w:eastAsia="Calibri" w:cstheme="minorHAnsi"/>
            </w:rPr>
          </w:rPrChange>
        </w:rPr>
        <w:pPrChange w:id="506" w:author="Wangjingyi Liao" w:date="2025-06-03T21:53:00Z" w16du:dateUtc="2025-06-03T20:53:00Z">
          <w:pPr>
            <w:spacing w:beforeLines="20" w:before="48" w:line="288" w:lineRule="exact"/>
          </w:pPr>
        </w:pPrChange>
      </w:pPr>
    </w:p>
    <w:p w14:paraId="35A5B3E4" w14:textId="77777777" w:rsidR="00417FAF" w:rsidRPr="00E27D6C" w:rsidRDefault="00417FAF" w:rsidP="00E27D6C">
      <w:pPr>
        <w:pStyle w:val="Heading2"/>
        <w:spacing w:beforeLines="100" w:before="240" w:line="360" w:lineRule="auto"/>
        <w:rPr>
          <w:rFonts w:ascii="Times New Roman" w:hAnsi="Times New Roman" w:cs="Times New Roman"/>
          <w:i w:val="0"/>
          <w:iCs/>
          <w:szCs w:val="24"/>
          <w:rPrChange w:id="507" w:author="Wangjingyi Liao" w:date="2025-06-03T21:53:00Z" w16du:dateUtc="2025-06-03T20:53:00Z">
            <w:rPr>
              <w:i w:val="0"/>
              <w:iCs/>
            </w:rPr>
          </w:rPrChange>
        </w:rPr>
        <w:pPrChange w:id="508" w:author="Wangjingyi Liao" w:date="2025-06-03T21:53:00Z" w16du:dateUtc="2025-06-03T20:53:00Z">
          <w:pPr>
            <w:pStyle w:val="Heading2"/>
            <w:spacing w:beforeLines="100" w:before="240" w:line="288" w:lineRule="exact"/>
          </w:pPr>
        </w:pPrChange>
      </w:pPr>
      <w:r w:rsidRPr="00E27D6C">
        <w:rPr>
          <w:rFonts w:ascii="Times New Roman" w:hAnsi="Times New Roman" w:cs="Times New Roman"/>
          <w:i w:val="0"/>
          <w:iCs/>
          <w:szCs w:val="24"/>
          <w:rPrChange w:id="509" w:author="Wangjingyi Liao" w:date="2025-06-03T21:53:00Z" w16du:dateUtc="2025-06-03T20:53:00Z">
            <w:rPr>
              <w:rFonts w:asciiTheme="minorHAnsi" w:hAnsiTheme="minorHAnsi" w:cstheme="minorHAnsi"/>
              <w:i w:val="0"/>
              <w:iCs/>
            </w:rPr>
          </w:rPrChange>
        </w:rPr>
        <w:t>Genomic SEM</w:t>
      </w:r>
    </w:p>
    <w:p w14:paraId="5243B078" w14:textId="77777777" w:rsidR="00F212BF" w:rsidRPr="00E27D6C" w:rsidRDefault="00F212BF" w:rsidP="00E27D6C">
      <w:pPr>
        <w:spacing w:line="360" w:lineRule="auto"/>
        <w:rPr>
          <w:rFonts w:ascii="Times New Roman" w:eastAsia="Calibri" w:hAnsi="Times New Roman" w:cs="Times New Roman"/>
          <w:color w:val="000000" w:themeColor="text1"/>
          <w:rPrChange w:id="510" w:author="Wangjingyi Liao" w:date="2025-06-03T21:53:00Z" w16du:dateUtc="2025-06-03T20:53:00Z">
            <w:rPr>
              <w:rFonts w:eastAsia="Calibri"/>
              <w:color w:val="000000" w:themeColor="text1"/>
            </w:rPr>
          </w:rPrChange>
        </w:rPr>
        <w:pPrChange w:id="511" w:author="Wangjingyi Liao" w:date="2025-06-03T21:53:00Z" w16du:dateUtc="2025-06-03T20:53:00Z">
          <w:pPr/>
        </w:pPrChange>
      </w:pPr>
    </w:p>
    <w:p w14:paraId="1649ADD1" w14:textId="1683A4CE" w:rsidR="00E64938" w:rsidRPr="00E27D6C" w:rsidRDefault="00417FAF" w:rsidP="00E27D6C">
      <w:pPr>
        <w:spacing w:line="360" w:lineRule="auto"/>
        <w:rPr>
          <w:rFonts w:ascii="Times New Roman" w:eastAsiaTheme="minorEastAsia" w:hAnsi="Times New Roman" w:cs="Times New Roman"/>
          <w:color w:val="000000" w:themeColor="text1"/>
          <w:lang w:eastAsia="zh-CN"/>
          <w:rPrChange w:id="512" w:author="Wangjingyi Liao" w:date="2025-06-03T21:53:00Z" w16du:dateUtc="2025-06-03T20:53:00Z">
            <w:rPr>
              <w:rFonts w:eastAsiaTheme="minorEastAsia"/>
              <w:color w:val="000000" w:themeColor="text1"/>
              <w:lang w:eastAsia="zh-CN"/>
            </w:rPr>
          </w:rPrChange>
        </w:rPr>
        <w:pPrChange w:id="513" w:author="Wangjingyi Liao" w:date="2025-06-03T21:53:00Z" w16du:dateUtc="2025-06-03T20:53:00Z">
          <w:pPr/>
        </w:pPrChange>
      </w:pPr>
      <w:r w:rsidRPr="00E27D6C">
        <w:rPr>
          <w:rFonts w:ascii="Times New Roman" w:eastAsia="Calibri" w:hAnsi="Times New Roman" w:cs="Times New Roman"/>
          <w:color w:val="000000" w:themeColor="text1"/>
          <w:rPrChange w:id="514" w:author="Wangjingyi Liao" w:date="2025-06-03T21:53:00Z" w16du:dateUtc="2025-06-03T20:53:00Z">
            <w:rPr>
              <w:rFonts w:eastAsia="Calibri"/>
              <w:color w:val="000000" w:themeColor="text1"/>
            </w:rPr>
          </w:rPrChange>
        </w:rPr>
        <w:t xml:space="preserve">Genomic SEM </w:t>
      </w:r>
      <w:r w:rsidRPr="00E27D6C">
        <w:rPr>
          <w:rFonts w:ascii="Times New Roman" w:eastAsia="Calibri" w:hAnsi="Times New Roman" w:cs="Times New Roman"/>
          <w:color w:val="000000" w:themeColor="text1"/>
          <w:rPrChange w:id="515" w:author="Wangjingyi Liao" w:date="2025-06-03T21:53:00Z" w16du:dateUtc="2025-06-03T20:53:00Z">
            <w:rPr>
              <w:rFonts w:eastAsia="Calibri"/>
              <w:color w:val="000000" w:themeColor="text1"/>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eastAsia="Calibri" w:hAnsi="Times New Roman" w:cs="Times New Roman"/>
          <w:color w:val="000000" w:themeColor="text1"/>
          <w:rPrChange w:id="516" w:author="Wangjingyi Liao" w:date="2025-06-03T21:53:00Z" w16du:dateUtc="2025-06-03T20:53:00Z">
            <w:rPr>
              <w:rFonts w:eastAsia="Calibri"/>
              <w:color w:val="000000" w:themeColor="text1"/>
            </w:rPr>
          </w:rPrChange>
        </w:rPr>
        <w:instrText xml:space="preserve"> ADDIN EN.CITE </w:instrText>
      </w:r>
      <w:r w:rsidR="0055136D" w:rsidRPr="00E27D6C">
        <w:rPr>
          <w:rFonts w:ascii="Times New Roman" w:eastAsia="Calibri" w:hAnsi="Times New Roman" w:cs="Times New Roman"/>
          <w:color w:val="000000" w:themeColor="text1"/>
          <w:rPrChange w:id="517" w:author="Wangjingyi Liao" w:date="2025-06-03T21:53:00Z" w16du:dateUtc="2025-06-03T20:53:00Z">
            <w:rPr>
              <w:rFonts w:eastAsia="Calibri"/>
              <w:color w:val="000000" w:themeColor="text1"/>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eastAsia="Calibri" w:hAnsi="Times New Roman" w:cs="Times New Roman"/>
          <w:color w:val="000000" w:themeColor="text1"/>
          <w:rPrChange w:id="518" w:author="Wangjingyi Liao" w:date="2025-06-03T21:53:00Z" w16du:dateUtc="2025-06-03T20:53:00Z">
            <w:rPr>
              <w:rFonts w:eastAsia="Calibri"/>
              <w:color w:val="000000" w:themeColor="text1"/>
            </w:rPr>
          </w:rPrChange>
        </w:rPr>
        <w:instrText xml:space="preserve"> ADDIN EN.CITE.DATA </w:instrText>
      </w:r>
      <w:r w:rsidR="0055136D" w:rsidRPr="00E27D6C">
        <w:rPr>
          <w:rFonts w:ascii="Times New Roman" w:eastAsia="Calibri" w:hAnsi="Times New Roman" w:cs="Times New Roman"/>
          <w:color w:val="000000" w:themeColor="text1"/>
          <w:rPrChange w:id="519" w:author="Wangjingyi Liao" w:date="2025-06-03T21:53:00Z" w16du:dateUtc="2025-06-03T20:53:00Z">
            <w:rPr>
              <w:rFonts w:eastAsia="Calibri"/>
              <w:color w:val="000000" w:themeColor="text1"/>
            </w:rPr>
          </w:rPrChange>
        </w:rPr>
      </w:r>
      <w:r w:rsidR="0055136D" w:rsidRPr="00E27D6C">
        <w:rPr>
          <w:rFonts w:ascii="Times New Roman" w:eastAsia="Calibri" w:hAnsi="Times New Roman" w:cs="Times New Roman"/>
          <w:color w:val="000000" w:themeColor="text1"/>
          <w:rPrChange w:id="520"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521" w:author="Wangjingyi Liao" w:date="2025-06-03T21:53:00Z" w16du:dateUtc="2025-06-03T20:53:00Z">
            <w:rPr>
              <w:rFonts w:eastAsia="Calibri"/>
              <w:color w:val="000000" w:themeColor="text1"/>
            </w:rPr>
          </w:rPrChange>
        </w:rPr>
        <w:fldChar w:fldCharType="separate"/>
      </w:r>
      <w:r w:rsidR="00B4130C" w:rsidRPr="00E27D6C">
        <w:rPr>
          <w:rFonts w:ascii="Times New Roman" w:eastAsia="Calibri" w:hAnsi="Times New Roman" w:cs="Times New Roman"/>
          <w:noProof/>
          <w:color w:val="000000" w:themeColor="text1"/>
          <w:vertAlign w:val="superscript"/>
          <w:rPrChange w:id="522" w:author="Wangjingyi Liao" w:date="2025-06-03T21:53:00Z" w16du:dateUtc="2025-06-03T20:53:00Z">
            <w:rPr>
              <w:rFonts w:eastAsia="Calibri"/>
              <w:noProof/>
              <w:color w:val="000000" w:themeColor="text1"/>
              <w:vertAlign w:val="superscript"/>
            </w:rPr>
          </w:rPrChange>
        </w:rPr>
        <w:t>22</w:t>
      </w:r>
      <w:r w:rsidRPr="00E27D6C">
        <w:rPr>
          <w:rFonts w:ascii="Times New Roman" w:eastAsia="Calibri" w:hAnsi="Times New Roman" w:cs="Times New Roman"/>
          <w:color w:val="000000" w:themeColor="text1"/>
          <w:rPrChange w:id="523"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524" w:author="Wangjingyi Liao" w:date="2025-06-03T21:53:00Z" w16du:dateUtc="2025-06-03T20:53:00Z">
            <w:rPr>
              <w:rFonts w:eastAsia="Calibri"/>
              <w:color w:val="000000" w:themeColor="text1"/>
            </w:rPr>
          </w:rPrChange>
        </w:rPr>
        <w:t xml:space="preserve"> is a statistical framework that can model the shared and unique genetic architecture of complex traits by applying structural equation modelling principles to GWAS summary statistics. Genomic SEM is unbiased by sample overlap and imbalanced sample</w:t>
      </w:r>
      <w:r w:rsidR="003D54F4" w:rsidRPr="00E27D6C">
        <w:rPr>
          <w:rFonts w:ascii="Times New Roman" w:eastAsia="Calibri" w:hAnsi="Times New Roman" w:cs="Times New Roman"/>
          <w:color w:val="000000" w:themeColor="text1"/>
          <w:rPrChange w:id="525" w:author="Wangjingyi Liao" w:date="2025-06-03T21:53:00Z" w16du:dateUtc="2025-06-03T20:53:00Z">
            <w:rPr>
              <w:rFonts w:eastAsia="Calibri"/>
              <w:color w:val="000000" w:themeColor="text1"/>
            </w:rPr>
          </w:rPrChange>
        </w:rPr>
        <w:t xml:space="preserve"> sizes</w:t>
      </w:r>
      <w:r w:rsidR="00527DA4" w:rsidRPr="00E27D6C">
        <w:rPr>
          <w:rFonts w:ascii="Times New Roman" w:eastAsiaTheme="minorEastAsia" w:hAnsi="Times New Roman" w:cs="Times New Roman"/>
          <w:color w:val="000000" w:themeColor="text1"/>
          <w:lang w:eastAsia="zh-CN"/>
          <w:rPrChange w:id="526" w:author="Wangjingyi Liao" w:date="2025-06-03T21:53:00Z" w16du:dateUtc="2025-06-03T20:53:00Z">
            <w:rPr>
              <w:rFonts w:eastAsiaTheme="minorEastAsia" w:hint="eastAsia"/>
              <w:color w:val="000000" w:themeColor="text1"/>
              <w:lang w:eastAsia="zh-CN"/>
            </w:rPr>
          </w:rPrChange>
        </w:rPr>
        <w:t xml:space="preserve"> </w:t>
      </w:r>
      <w:r w:rsidR="00527DA4" w:rsidRPr="00E27D6C">
        <w:rPr>
          <w:rFonts w:ascii="Times New Roman" w:eastAsiaTheme="minorEastAsia" w:hAnsi="Times New Roman" w:cs="Times New Roman"/>
          <w:color w:val="000000" w:themeColor="text1"/>
          <w:lang w:eastAsia="zh-CN"/>
          <w:rPrChange w:id="527" w:author="Wangjingyi Liao" w:date="2025-06-03T21:53:00Z" w16du:dateUtc="2025-06-03T20:53:00Z">
            <w:rPr>
              <w:rFonts w:eastAsiaTheme="minorEastAsia"/>
              <w:color w:val="000000" w:themeColor="text1"/>
              <w:lang w:eastAsia="zh-CN"/>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eastAsiaTheme="minorEastAsia" w:hAnsi="Times New Roman" w:cs="Times New Roman"/>
          <w:color w:val="000000" w:themeColor="text1"/>
          <w:lang w:eastAsia="zh-CN"/>
          <w:rPrChange w:id="528" w:author="Wangjingyi Liao" w:date="2025-06-03T21:53:00Z" w16du:dateUtc="2025-06-03T20:53:00Z">
            <w:rPr>
              <w:rFonts w:eastAsiaTheme="minorEastAsia"/>
              <w:color w:val="000000" w:themeColor="text1"/>
              <w:lang w:eastAsia="zh-CN"/>
            </w:rPr>
          </w:rPrChange>
        </w:rPr>
        <w:instrText xml:space="preserve"> ADDIN EN.CITE </w:instrText>
      </w:r>
      <w:r w:rsidR="0055136D" w:rsidRPr="00E27D6C">
        <w:rPr>
          <w:rFonts w:ascii="Times New Roman" w:eastAsiaTheme="minorEastAsia" w:hAnsi="Times New Roman" w:cs="Times New Roman"/>
          <w:color w:val="000000" w:themeColor="text1"/>
          <w:lang w:eastAsia="zh-CN"/>
          <w:rPrChange w:id="529" w:author="Wangjingyi Liao" w:date="2025-06-03T21:53:00Z" w16du:dateUtc="2025-06-03T20:53:00Z">
            <w:rPr>
              <w:rFonts w:eastAsiaTheme="minorEastAsia"/>
              <w:color w:val="000000" w:themeColor="text1"/>
              <w:lang w:eastAsia="zh-CN"/>
            </w:rPr>
          </w:rPrChange>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E27D6C">
        <w:rPr>
          <w:rFonts w:ascii="Times New Roman" w:eastAsiaTheme="minorEastAsia" w:hAnsi="Times New Roman" w:cs="Times New Roman"/>
          <w:color w:val="000000" w:themeColor="text1"/>
          <w:lang w:eastAsia="zh-CN"/>
          <w:rPrChange w:id="530" w:author="Wangjingyi Liao" w:date="2025-06-03T21:53:00Z" w16du:dateUtc="2025-06-03T20:53:00Z">
            <w:rPr>
              <w:rFonts w:eastAsiaTheme="minorEastAsia"/>
              <w:color w:val="000000" w:themeColor="text1"/>
              <w:lang w:eastAsia="zh-CN"/>
            </w:rPr>
          </w:rPrChange>
        </w:rPr>
        <w:instrText xml:space="preserve"> ADDIN EN.CITE.DATA </w:instrText>
      </w:r>
      <w:r w:rsidR="0055136D" w:rsidRPr="00E27D6C">
        <w:rPr>
          <w:rFonts w:ascii="Times New Roman" w:eastAsiaTheme="minorEastAsia" w:hAnsi="Times New Roman" w:cs="Times New Roman"/>
          <w:color w:val="000000" w:themeColor="text1"/>
          <w:lang w:eastAsia="zh-CN"/>
          <w:rPrChange w:id="531" w:author="Wangjingyi Liao" w:date="2025-06-03T21:53:00Z" w16du:dateUtc="2025-06-03T20:53:00Z">
            <w:rPr>
              <w:rFonts w:eastAsiaTheme="minorEastAsia"/>
              <w:color w:val="000000" w:themeColor="text1"/>
              <w:lang w:eastAsia="zh-CN"/>
            </w:rPr>
          </w:rPrChange>
        </w:rPr>
      </w:r>
      <w:r w:rsidR="0055136D" w:rsidRPr="00E27D6C">
        <w:rPr>
          <w:rFonts w:ascii="Times New Roman" w:eastAsiaTheme="minorEastAsia" w:hAnsi="Times New Roman" w:cs="Times New Roman"/>
          <w:color w:val="000000" w:themeColor="text1"/>
          <w:lang w:eastAsia="zh-CN"/>
          <w:rPrChange w:id="532" w:author="Wangjingyi Liao" w:date="2025-06-03T21:53:00Z" w16du:dateUtc="2025-06-03T20:53:00Z">
            <w:rPr>
              <w:rFonts w:eastAsiaTheme="minorEastAsia"/>
              <w:color w:val="000000" w:themeColor="text1"/>
              <w:lang w:eastAsia="zh-CN"/>
            </w:rPr>
          </w:rPrChange>
        </w:rPr>
        <w:fldChar w:fldCharType="end"/>
      </w:r>
      <w:r w:rsidR="00527DA4" w:rsidRPr="00E27D6C">
        <w:rPr>
          <w:rFonts w:ascii="Times New Roman" w:eastAsiaTheme="minorEastAsia" w:hAnsi="Times New Roman" w:cs="Times New Roman"/>
          <w:color w:val="000000" w:themeColor="text1"/>
          <w:lang w:eastAsia="zh-CN"/>
          <w:rPrChange w:id="533" w:author="Wangjingyi Liao" w:date="2025-06-03T21:53:00Z" w16du:dateUtc="2025-06-03T20:53:00Z">
            <w:rPr>
              <w:rFonts w:eastAsiaTheme="minorEastAsia"/>
              <w:color w:val="000000" w:themeColor="text1"/>
              <w:lang w:eastAsia="zh-CN"/>
            </w:rPr>
          </w:rPrChange>
        </w:rPr>
        <w:fldChar w:fldCharType="separate"/>
      </w:r>
      <w:r w:rsidR="00527DA4" w:rsidRPr="00E27D6C">
        <w:rPr>
          <w:rFonts w:ascii="Times New Roman" w:eastAsiaTheme="minorEastAsia" w:hAnsi="Times New Roman" w:cs="Times New Roman"/>
          <w:noProof/>
          <w:color w:val="000000" w:themeColor="text1"/>
          <w:vertAlign w:val="superscript"/>
          <w:lang w:eastAsia="zh-CN"/>
          <w:rPrChange w:id="534" w:author="Wangjingyi Liao" w:date="2025-06-03T21:53:00Z" w16du:dateUtc="2025-06-03T20:53:00Z">
            <w:rPr>
              <w:rFonts w:eastAsiaTheme="minorEastAsia"/>
              <w:noProof/>
              <w:color w:val="000000" w:themeColor="text1"/>
              <w:vertAlign w:val="superscript"/>
              <w:lang w:eastAsia="zh-CN"/>
            </w:rPr>
          </w:rPrChange>
        </w:rPr>
        <w:t>22</w:t>
      </w:r>
      <w:r w:rsidR="00527DA4" w:rsidRPr="00E27D6C">
        <w:rPr>
          <w:rFonts w:ascii="Times New Roman" w:eastAsiaTheme="minorEastAsia" w:hAnsi="Times New Roman" w:cs="Times New Roman"/>
          <w:color w:val="000000" w:themeColor="text1"/>
          <w:lang w:eastAsia="zh-CN"/>
          <w:rPrChange w:id="535" w:author="Wangjingyi Liao" w:date="2025-06-03T21:53:00Z" w16du:dateUtc="2025-06-03T20:53:00Z">
            <w:rPr>
              <w:rFonts w:eastAsiaTheme="minorEastAsia"/>
              <w:color w:val="000000" w:themeColor="text1"/>
              <w:lang w:eastAsia="zh-CN"/>
            </w:rPr>
          </w:rPrChange>
        </w:rPr>
        <w:fldChar w:fldCharType="end"/>
      </w:r>
      <w:r w:rsidRPr="00E27D6C">
        <w:rPr>
          <w:rFonts w:ascii="Times New Roman" w:eastAsia="Calibri" w:hAnsi="Times New Roman" w:cs="Times New Roman"/>
          <w:color w:val="000000" w:themeColor="text1"/>
          <w:rPrChange w:id="536" w:author="Wangjingyi Liao" w:date="2025-06-03T21:53:00Z" w16du:dateUtc="2025-06-03T20:53:00Z">
            <w:rPr>
              <w:rFonts w:eastAsia="Calibri"/>
              <w:color w:val="000000" w:themeColor="text1"/>
            </w:rPr>
          </w:rPrChange>
        </w:rPr>
        <w:t>. Here, we used Genomic SEM to perform multivariate GWAS analysis of 11 major psychiatric disorders</w:t>
      </w:r>
      <w:r w:rsidR="00CD5391" w:rsidRPr="00E27D6C">
        <w:rPr>
          <w:rFonts w:ascii="Times New Roman" w:eastAsiaTheme="minorEastAsia" w:hAnsi="Times New Roman" w:cs="Times New Roman"/>
          <w:color w:val="000000" w:themeColor="text1"/>
          <w:lang w:eastAsia="zh-CN"/>
          <w:rPrChange w:id="537" w:author="Wangjingyi Liao" w:date="2025-06-03T21:53:00Z" w16du:dateUtc="2025-06-03T20:53:00Z">
            <w:rPr>
              <w:rFonts w:eastAsiaTheme="minorEastAsia" w:hint="eastAsia"/>
              <w:color w:val="000000" w:themeColor="text1"/>
              <w:lang w:eastAsia="zh-CN"/>
            </w:rPr>
          </w:rPrChange>
        </w:rPr>
        <w:t xml:space="preserve"> (Figure 1)</w:t>
      </w:r>
      <w:r w:rsidRPr="00E27D6C">
        <w:rPr>
          <w:rFonts w:ascii="Times New Roman" w:eastAsia="Calibri" w:hAnsi="Times New Roman" w:cs="Times New Roman"/>
          <w:color w:val="000000" w:themeColor="text1"/>
          <w:rPrChange w:id="538" w:author="Wangjingyi Liao" w:date="2025-06-03T21:53:00Z" w16du:dateUtc="2025-06-03T20:53:00Z">
            <w:rPr>
              <w:rFonts w:eastAsia="Calibri"/>
              <w:color w:val="000000" w:themeColor="text1"/>
            </w:rPr>
          </w:rPrChange>
        </w:rPr>
        <w:t xml:space="preserve"> </w:t>
      </w:r>
      <w:proofErr w:type="gramStart"/>
      <w:r w:rsidRPr="00E27D6C">
        <w:rPr>
          <w:rFonts w:ascii="Times New Roman" w:eastAsia="Calibri" w:hAnsi="Times New Roman" w:cs="Times New Roman"/>
          <w:color w:val="000000" w:themeColor="text1"/>
          <w:rPrChange w:id="539" w:author="Wangjingyi Liao" w:date="2025-06-03T21:53:00Z" w16du:dateUtc="2025-06-03T20:53:00Z">
            <w:rPr>
              <w:rFonts w:eastAsia="Calibri"/>
              <w:color w:val="000000" w:themeColor="text1"/>
            </w:rPr>
          </w:rPrChange>
        </w:rPr>
        <w:t>in order to</w:t>
      </w:r>
      <w:proofErr w:type="gramEnd"/>
      <w:r w:rsidRPr="00E27D6C">
        <w:rPr>
          <w:rFonts w:ascii="Times New Roman" w:eastAsia="Calibri" w:hAnsi="Times New Roman" w:cs="Times New Roman"/>
          <w:color w:val="000000" w:themeColor="text1"/>
          <w:rPrChange w:id="540" w:author="Wangjingyi Liao" w:date="2025-06-03T21:53:00Z" w16du:dateUtc="2025-06-03T20:53:00Z">
            <w:rPr>
              <w:rFonts w:eastAsia="Calibri"/>
              <w:color w:val="000000" w:themeColor="text1"/>
            </w:rPr>
          </w:rPrChange>
        </w:rPr>
        <w:t xml:space="preserve"> capture transdiagnostic effects across all 11 disorders</w:t>
      </w:r>
      <w:r w:rsidR="00061CA3" w:rsidRPr="00E27D6C">
        <w:rPr>
          <w:rFonts w:ascii="Times New Roman" w:eastAsia="Calibri" w:hAnsi="Times New Roman" w:cs="Times New Roman"/>
          <w:color w:val="000000" w:themeColor="text1"/>
          <w:rPrChange w:id="541" w:author="Wangjingyi Liao" w:date="2025-06-03T21:53:00Z" w16du:dateUtc="2025-06-03T20:53:00Z">
            <w:rPr>
              <w:rFonts w:eastAsia="Calibri"/>
              <w:color w:val="000000" w:themeColor="text1"/>
            </w:rPr>
          </w:rPrChange>
        </w:rPr>
        <w:t xml:space="preserve"> and isolate genetic variance in each psychiatric disorder beyond </w:t>
      </w:r>
      <w:r w:rsidR="00E64938" w:rsidRPr="00E27D6C">
        <w:rPr>
          <w:rFonts w:ascii="Times New Roman" w:eastAsia="Calibri" w:hAnsi="Times New Roman" w:cs="Times New Roman"/>
          <w:color w:val="000000" w:themeColor="text1"/>
          <w:rPrChange w:id="542" w:author="Wangjingyi Liao" w:date="2025-06-03T21:53:00Z" w16du:dateUtc="2025-06-03T20:53:00Z">
            <w:rPr>
              <w:rFonts w:eastAsia="Calibri"/>
              <w:color w:val="000000" w:themeColor="text1"/>
            </w:rPr>
          </w:rPrChange>
        </w:rPr>
        <w:t>that captured by the p factor</w:t>
      </w:r>
      <w:r w:rsidRPr="00E27D6C">
        <w:rPr>
          <w:rFonts w:ascii="Times New Roman" w:eastAsia="Calibri" w:hAnsi="Times New Roman" w:cs="Times New Roman"/>
          <w:color w:val="000000" w:themeColor="text1"/>
          <w:rPrChange w:id="543" w:author="Wangjingyi Liao" w:date="2025-06-03T21:53:00Z" w16du:dateUtc="2025-06-03T20:53:00Z">
            <w:rPr>
              <w:rFonts w:eastAsia="Calibri"/>
              <w:color w:val="000000" w:themeColor="text1"/>
            </w:rPr>
          </w:rPrChange>
        </w:rPr>
        <w:t xml:space="preserve">. </w:t>
      </w:r>
    </w:p>
    <w:p w14:paraId="31F5CE97" w14:textId="77777777" w:rsidR="00DC348B" w:rsidRPr="00E27D6C" w:rsidRDefault="00DC348B" w:rsidP="00E27D6C">
      <w:pPr>
        <w:spacing w:line="360" w:lineRule="auto"/>
        <w:rPr>
          <w:rFonts w:ascii="Times New Roman" w:eastAsiaTheme="minorEastAsia" w:hAnsi="Times New Roman" w:cs="Times New Roman"/>
          <w:color w:val="000000" w:themeColor="text1"/>
          <w:lang w:eastAsia="zh-CN"/>
          <w:rPrChange w:id="544" w:author="Wangjingyi Liao" w:date="2025-06-03T21:53:00Z" w16du:dateUtc="2025-06-03T20:53:00Z">
            <w:rPr>
              <w:rFonts w:eastAsiaTheme="minorEastAsia" w:hint="eastAsia"/>
              <w:color w:val="000000" w:themeColor="text1"/>
              <w:lang w:eastAsia="zh-CN"/>
            </w:rPr>
          </w:rPrChange>
        </w:rPr>
        <w:pPrChange w:id="545" w:author="Wangjingyi Liao" w:date="2025-06-03T21:53:00Z" w16du:dateUtc="2025-06-03T20:53:00Z">
          <w:pPr/>
        </w:pPrChange>
      </w:pPr>
    </w:p>
    <w:p w14:paraId="0D1D8C4D" w14:textId="775B6F6F" w:rsidR="00803386" w:rsidRPr="00E27D6C" w:rsidRDefault="00417FAF" w:rsidP="00E27D6C">
      <w:pPr>
        <w:spacing w:line="360" w:lineRule="auto"/>
        <w:rPr>
          <w:rFonts w:ascii="Times New Roman" w:eastAsia="Calibri" w:hAnsi="Times New Roman" w:cs="Times New Roman"/>
          <w:color w:val="000000" w:themeColor="text1"/>
          <w:rPrChange w:id="546" w:author="Wangjingyi Liao" w:date="2025-06-03T21:53:00Z" w16du:dateUtc="2025-06-03T20:53:00Z">
            <w:rPr>
              <w:rFonts w:ascii="Calibri" w:eastAsia="Calibri" w:hAnsi="Calibri" w:cs="Calibri"/>
              <w:color w:val="000000" w:themeColor="text1"/>
            </w:rPr>
          </w:rPrChange>
        </w:rPr>
        <w:pPrChange w:id="547" w:author="Wangjingyi Liao" w:date="2025-06-03T21:53:00Z" w16du:dateUtc="2025-06-03T20:53:00Z">
          <w:pPr/>
        </w:pPrChange>
      </w:pPr>
      <w:r w:rsidRPr="00E27D6C">
        <w:rPr>
          <w:rFonts w:ascii="Times New Roman" w:eastAsia="Calibri" w:hAnsi="Times New Roman" w:cs="Times New Roman"/>
          <w:color w:val="000000" w:themeColor="text1"/>
          <w:rPrChange w:id="548" w:author="Wangjingyi Liao" w:date="2025-06-03T21:53:00Z" w16du:dateUtc="2025-06-03T20:53:00Z">
            <w:rPr>
              <w:rFonts w:eastAsia="Calibri"/>
              <w:color w:val="000000" w:themeColor="text1"/>
            </w:rPr>
          </w:rPrChange>
        </w:rPr>
        <w:t xml:space="preserve">Genomic SEM uses multivariable LD score regression to estimate the genetic covariance matrix and sampling covariance matrix. We applied quality control filters for this step using </w:t>
      </w:r>
      <w:r w:rsidRPr="00E27D6C">
        <w:rPr>
          <w:rFonts w:ascii="Times New Roman" w:eastAsia="Calibri" w:hAnsi="Times New Roman" w:cs="Times New Roman"/>
          <w:color w:val="000000" w:themeColor="text1"/>
          <w:rPrChange w:id="549" w:author="Wangjingyi Liao" w:date="2025-06-03T21:53:00Z" w16du:dateUtc="2025-06-03T20:53:00Z">
            <w:rPr>
              <w:rFonts w:eastAsia="Calibri"/>
              <w:color w:val="000000" w:themeColor="text1"/>
            </w:rPr>
          </w:rPrChange>
        </w:rPr>
        <w:lastRenderedPageBreak/>
        <w:t xml:space="preserve">the defaults in Genomic SEM, including restricting SNPs to those present in HapMap3 with a minor allele frequency &gt; 1% and information score &gt; 0.9. The LD weights used for LDSC were calculated using the European subsample of the 1000 Genomes phase 3 project; excluding the major histocompatibility complex (MHC) due to complex LD structures in this region that can bias estimates. When calculating the liability scale heritability estimates for the uncorrected psychiatric disorders, we used the sum of effective sample sizes, and a sample prevalence of 0.5 to reflect that the corrected sample size already accounts for sample ascertainment. See Supplementary Notes for more details about processing summary statistics in Genomic SEM and calculating effective sample sizes. After the quality control steps, 3,746,806 SNPs were present across all 11 disorders. </w:t>
      </w:r>
    </w:p>
    <w:p w14:paraId="03899FA4" w14:textId="5F4BA0A2" w:rsidR="00E64938" w:rsidRPr="00E27D6C" w:rsidRDefault="00B63739" w:rsidP="00E27D6C">
      <w:pPr>
        <w:pStyle w:val="Heading2"/>
        <w:spacing w:beforeLines="100" w:before="240" w:line="360" w:lineRule="auto"/>
        <w:rPr>
          <w:rFonts w:ascii="Times New Roman" w:hAnsi="Times New Roman" w:cs="Times New Roman"/>
          <w:i w:val="0"/>
          <w:iCs/>
          <w:szCs w:val="24"/>
          <w:rPrChange w:id="550" w:author="Wangjingyi Liao" w:date="2025-06-03T21:53:00Z" w16du:dateUtc="2025-06-03T20:53:00Z">
            <w:rPr>
              <w:rFonts w:asciiTheme="minorHAnsi" w:hAnsiTheme="minorHAnsi" w:cstheme="minorHAnsi"/>
              <w:i w:val="0"/>
              <w:iCs/>
            </w:rPr>
          </w:rPrChange>
        </w:rPr>
        <w:pPrChange w:id="551" w:author="Wangjingyi Liao" w:date="2025-06-03T21:53:00Z" w16du:dateUtc="2025-06-03T20:53:00Z">
          <w:pPr>
            <w:pStyle w:val="Heading2"/>
            <w:spacing w:beforeLines="100" w:before="240" w:line="288" w:lineRule="exact"/>
          </w:pPr>
        </w:pPrChange>
      </w:pPr>
      <w:r w:rsidRPr="00E27D6C">
        <w:rPr>
          <w:rFonts w:ascii="Times New Roman" w:hAnsi="Times New Roman" w:cs="Times New Roman"/>
          <w:i w:val="0"/>
          <w:iCs/>
          <w:szCs w:val="24"/>
          <w:rPrChange w:id="552" w:author="Wangjingyi Liao" w:date="2025-06-03T21:53:00Z" w16du:dateUtc="2025-06-03T20:53:00Z">
            <w:rPr>
              <w:rFonts w:asciiTheme="minorHAnsi" w:hAnsiTheme="minorHAnsi" w:cstheme="minorHAnsi"/>
              <w:i w:val="0"/>
              <w:iCs/>
            </w:rPr>
          </w:rPrChange>
        </w:rPr>
        <w:t>Independent SNPs</w:t>
      </w:r>
      <w:r w:rsidR="00E64938" w:rsidRPr="00E27D6C">
        <w:rPr>
          <w:rFonts w:ascii="Times New Roman" w:hAnsi="Times New Roman" w:cs="Times New Roman"/>
          <w:i w:val="0"/>
          <w:iCs/>
          <w:szCs w:val="24"/>
          <w:rPrChange w:id="553" w:author="Wangjingyi Liao" w:date="2025-06-03T21:53:00Z" w16du:dateUtc="2025-06-03T20:53:00Z">
            <w:rPr>
              <w:rFonts w:asciiTheme="minorHAnsi" w:hAnsiTheme="minorHAnsi" w:cstheme="minorHAnsi"/>
              <w:i w:val="0"/>
              <w:iCs/>
            </w:rPr>
          </w:rPrChange>
        </w:rPr>
        <w:t xml:space="preserve">, Genes, </w:t>
      </w:r>
      <w:r w:rsidR="004F7D08" w:rsidRPr="00E27D6C">
        <w:rPr>
          <w:rFonts w:ascii="Times New Roman" w:hAnsi="Times New Roman" w:cs="Times New Roman"/>
          <w:i w:val="0"/>
          <w:iCs/>
          <w:szCs w:val="24"/>
          <w:rPrChange w:id="554" w:author="Wangjingyi Liao" w:date="2025-06-03T21:53:00Z" w16du:dateUtc="2025-06-03T20:53:00Z">
            <w:rPr>
              <w:rFonts w:asciiTheme="minorHAnsi" w:hAnsiTheme="minorHAnsi" w:cstheme="minorHAnsi"/>
              <w:i w:val="0"/>
              <w:iCs/>
            </w:rPr>
          </w:rPrChange>
        </w:rPr>
        <w:t xml:space="preserve">and </w:t>
      </w:r>
      <w:r w:rsidR="00E64938" w:rsidRPr="00E27D6C">
        <w:rPr>
          <w:rFonts w:ascii="Times New Roman" w:hAnsi="Times New Roman" w:cs="Times New Roman"/>
          <w:i w:val="0"/>
          <w:iCs/>
          <w:szCs w:val="24"/>
          <w:rPrChange w:id="555" w:author="Wangjingyi Liao" w:date="2025-06-03T21:53:00Z" w16du:dateUtc="2025-06-03T20:53:00Z">
            <w:rPr>
              <w:rFonts w:asciiTheme="minorHAnsi" w:hAnsiTheme="minorHAnsi" w:cstheme="minorHAnsi"/>
              <w:i w:val="0"/>
              <w:iCs/>
            </w:rPr>
          </w:rPrChange>
        </w:rPr>
        <w:t>Enrichment and Pathway Analysis (MAGMA)</w:t>
      </w:r>
    </w:p>
    <w:p w14:paraId="1DBC83D9" w14:textId="77777777" w:rsidR="00C84F44" w:rsidRPr="00E27D6C" w:rsidRDefault="00C84F44" w:rsidP="00E27D6C">
      <w:pPr>
        <w:spacing w:line="360" w:lineRule="auto"/>
        <w:rPr>
          <w:rFonts w:ascii="Times New Roman" w:hAnsi="Times New Roman" w:cs="Times New Roman"/>
          <w:iCs/>
          <w:rPrChange w:id="556" w:author="Wangjingyi Liao" w:date="2025-06-03T21:53:00Z" w16du:dateUtc="2025-06-03T20:53:00Z">
            <w:rPr>
              <w:rFonts w:cstheme="minorHAnsi"/>
              <w:iCs/>
            </w:rPr>
          </w:rPrChange>
        </w:rPr>
        <w:pPrChange w:id="557" w:author="Wangjingyi Liao" w:date="2025-06-03T21:53:00Z" w16du:dateUtc="2025-06-03T20:53:00Z">
          <w:pPr/>
        </w:pPrChange>
      </w:pPr>
    </w:p>
    <w:p w14:paraId="2A7241BB" w14:textId="6F4F36F8" w:rsidR="00B63739" w:rsidRPr="00E27D6C" w:rsidRDefault="00B63739" w:rsidP="00E27D6C">
      <w:pPr>
        <w:spacing w:line="360" w:lineRule="auto"/>
        <w:rPr>
          <w:rFonts w:ascii="Times New Roman" w:hAnsi="Times New Roman" w:cs="Times New Roman"/>
          <w:rPrChange w:id="558" w:author="Wangjingyi Liao" w:date="2025-06-03T21:53:00Z" w16du:dateUtc="2025-06-03T20:53:00Z">
            <w:rPr/>
          </w:rPrChange>
        </w:rPr>
        <w:pPrChange w:id="559" w:author="Wangjingyi Liao" w:date="2025-06-03T21:53:00Z" w16du:dateUtc="2025-06-03T20:53:00Z">
          <w:pPr/>
        </w:pPrChange>
      </w:pPr>
      <w:r w:rsidRPr="00E27D6C">
        <w:rPr>
          <w:rFonts w:ascii="Times New Roman" w:hAnsi="Times New Roman" w:cs="Times New Roman"/>
          <w:rPrChange w:id="560" w:author="Wangjingyi Liao" w:date="2025-06-03T21:53:00Z" w16du:dateUtc="2025-06-03T20:53:00Z">
            <w:rPr/>
          </w:rPrChange>
        </w:rPr>
        <w:t xml:space="preserve">To identify independent hits from the 11 non-p GWAS, we applied a pruning approach using a window of 250 kb and </w:t>
      </w:r>
      <w:proofErr w:type="gramStart"/>
      <w:r w:rsidRPr="00E27D6C">
        <w:rPr>
          <w:rFonts w:ascii="Times New Roman" w:hAnsi="Times New Roman" w:cs="Times New Roman"/>
          <w:rPrChange w:id="561" w:author="Wangjingyi Liao" w:date="2025-06-03T21:53:00Z" w16du:dateUtc="2025-06-03T20:53:00Z">
            <w:rPr/>
          </w:rPrChange>
        </w:rPr>
        <w:t>an</w:t>
      </w:r>
      <w:proofErr w:type="gramEnd"/>
      <w:r w:rsidRPr="00E27D6C">
        <w:rPr>
          <w:rFonts w:ascii="Times New Roman" w:hAnsi="Times New Roman" w:cs="Times New Roman"/>
          <w:rPrChange w:id="562" w:author="Wangjingyi Liao" w:date="2025-06-03T21:53:00Z" w16du:dateUtc="2025-06-03T20:53:00Z">
            <w:rPr/>
          </w:rPrChange>
        </w:rPr>
        <w:t xml:space="preserve"> </w:t>
      </w:r>
      <w:r w:rsidR="00BB6DEC" w:rsidRPr="00E27D6C">
        <w:rPr>
          <w:rFonts w:ascii="Times New Roman" w:eastAsia="Calibri" w:hAnsi="Times New Roman" w:cs="Times New Roman"/>
          <w:rPrChange w:id="563" w:author="Wangjingyi Liao" w:date="2025-06-03T21:53:00Z" w16du:dateUtc="2025-06-03T20:53:00Z">
            <w:rPr>
              <w:rFonts w:eastAsia="Calibri"/>
            </w:rPr>
          </w:rPrChange>
        </w:rPr>
        <w:t xml:space="preserve">linkage disequilibrium </w:t>
      </w:r>
      <w:r w:rsidR="00BB6DEC" w:rsidRPr="00E27D6C">
        <w:rPr>
          <w:rFonts w:ascii="Times New Roman" w:eastAsiaTheme="minorEastAsia" w:hAnsi="Times New Roman" w:cs="Times New Roman"/>
          <w:lang w:eastAsia="zh-CN"/>
          <w:rPrChange w:id="564" w:author="Wangjingyi Liao" w:date="2025-06-03T21:53:00Z" w16du:dateUtc="2025-06-03T20:53:00Z">
            <w:rPr>
              <w:rFonts w:eastAsiaTheme="minorEastAsia" w:hint="eastAsia"/>
              <w:lang w:eastAsia="zh-CN"/>
            </w:rPr>
          </w:rPrChange>
        </w:rPr>
        <w:t>(</w:t>
      </w:r>
      <w:r w:rsidRPr="00E27D6C">
        <w:rPr>
          <w:rFonts w:ascii="Times New Roman" w:hAnsi="Times New Roman" w:cs="Times New Roman"/>
          <w:rPrChange w:id="565" w:author="Wangjingyi Liao" w:date="2025-06-03T21:53:00Z" w16du:dateUtc="2025-06-03T20:53:00Z">
            <w:rPr/>
          </w:rPrChange>
        </w:rPr>
        <w:t>LD</w:t>
      </w:r>
      <w:r w:rsidR="00BB6DEC" w:rsidRPr="00E27D6C">
        <w:rPr>
          <w:rFonts w:ascii="Times New Roman" w:hAnsi="Times New Roman" w:cs="Times New Roman"/>
          <w:lang w:eastAsia="zh-CN"/>
          <w:rPrChange w:id="566" w:author="Wangjingyi Liao" w:date="2025-06-03T21:53:00Z" w16du:dateUtc="2025-06-03T20:53:00Z">
            <w:rPr>
              <w:rFonts w:hint="eastAsia"/>
              <w:lang w:eastAsia="zh-CN"/>
            </w:rPr>
          </w:rPrChange>
        </w:rPr>
        <w:t>)</w:t>
      </w:r>
      <w:r w:rsidRPr="00E27D6C">
        <w:rPr>
          <w:rFonts w:ascii="Times New Roman" w:hAnsi="Times New Roman" w:cs="Times New Roman"/>
          <w:rPrChange w:id="567" w:author="Wangjingyi Liao" w:date="2025-06-03T21:53:00Z" w16du:dateUtc="2025-06-03T20:53:00Z">
            <w:rPr/>
          </w:rPrChange>
        </w:rPr>
        <w:t xml:space="preserve"> threshold of r2 &lt; 0.1. This was done using the LD clumping function in Plink v1.9</w:t>
      </w:r>
      <w:r w:rsidR="003177F6" w:rsidRPr="00E27D6C">
        <w:rPr>
          <w:rFonts w:ascii="Times New Roman" w:hAnsi="Times New Roman" w:cs="Times New Roman"/>
          <w:lang w:eastAsia="zh-CN"/>
          <w:rPrChange w:id="568" w:author="Wangjingyi Liao" w:date="2025-06-03T21:53:00Z" w16du:dateUtc="2025-06-03T20:53:00Z">
            <w:rPr>
              <w:rFonts w:hint="eastAsia"/>
              <w:lang w:eastAsia="zh-CN"/>
            </w:rPr>
          </w:rPrChange>
        </w:rPr>
        <w:t xml:space="preserve"> </w:t>
      </w:r>
      <w:r w:rsidR="003177F6" w:rsidRPr="00E27D6C">
        <w:rPr>
          <w:rFonts w:ascii="Times New Roman" w:hAnsi="Times New Roman" w:cs="Times New Roman"/>
          <w:rPrChange w:id="569" w:author="Wangjingyi Liao" w:date="2025-06-03T21:53:00Z" w16du:dateUtc="2025-06-03T20:53:00Z">
            <w:rPr/>
          </w:rPrChange>
        </w:rPr>
        <w:fldChar w:fldCharType="begin">
          <w:fldData xml:space="preserve">PEVuZE5vdGU+PENpdGU+PEF1dGhvcj5QdXJjZWxsPC9BdXRob3I+PFllYXI+MjAwNzwvWWVhcj48
UmVjTnVtPjQzNjwvUmVjTnVtPjxEaXNwbGF5VGV4dD48c3R5bGUgZmFjZT0ic3VwZXJzY3JpcHQi
PjIzPC9zdHlsZT48L0Rpc3BsYXlUZXh0PjxyZWNvcmQ+PHJlYy1udW1iZXI+NDM2PC9yZWMtbnVt
YmVyPjxmb3JlaWduLWtleXM+PGtleSBhcHA9IkVOIiBkYi1pZD0ieHdmeDkwZjA1NTIyejhlMnN6
bzV0cnd0OXRzYWFlcHRheHZkIiB0aW1lc3RhbXA9IjE3Mzg1OTUyNjciIGd1aWQ9ImVlYjc0ZDA2
LWFjMDYtNDU2ZC04MzVmLTI2ODY2NmZmY2RkOSI+NDM2PC9rZXk+PC9mb3JlaWduLWtleXM+PHJl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55136D" w:rsidRPr="00E27D6C">
        <w:rPr>
          <w:rFonts w:ascii="Times New Roman" w:hAnsi="Times New Roman" w:cs="Times New Roman"/>
          <w:rPrChange w:id="570" w:author="Wangjingyi Liao" w:date="2025-06-03T21:53:00Z" w16du:dateUtc="2025-06-03T20:53:00Z">
            <w:rPr/>
          </w:rPrChange>
        </w:rPr>
        <w:instrText xml:space="preserve"> ADDIN EN.CITE </w:instrText>
      </w:r>
      <w:r w:rsidR="0055136D" w:rsidRPr="00E27D6C">
        <w:rPr>
          <w:rFonts w:ascii="Times New Roman" w:hAnsi="Times New Roman" w:cs="Times New Roman"/>
          <w:rPrChange w:id="571" w:author="Wangjingyi Liao" w:date="2025-06-03T21:53:00Z" w16du:dateUtc="2025-06-03T20:53:00Z">
            <w:rPr/>
          </w:rPrChange>
        </w:rPr>
        <w:fldChar w:fldCharType="begin">
          <w:fldData xml:space="preserve">PEVuZE5vdGU+PENpdGU+PEF1dGhvcj5QdXJjZWxsPC9BdXRob3I+PFllYXI+MjAwNzwvWWVhcj48
UmVjTnVtPjQzNjwvUmVjTnVtPjxEaXNwbGF5VGV4dD48c3R5bGUgZmFjZT0ic3VwZXJzY3JpcHQi
PjIzPC9zdHlsZT48L0Rpc3BsYXlUZXh0PjxyZWNvcmQ+PHJlYy1udW1iZXI+NDM2PC9yZWMtbnVt
YmVyPjxmb3JlaWduLWtleXM+PGtleSBhcHA9IkVOIiBkYi1pZD0ieHdmeDkwZjA1NTIyejhlMnN6
bzV0cnd0OXRzYWFlcHRheHZkIiB0aW1lc3RhbXA9IjE3Mzg1OTUyNjciIGd1aWQ9ImVlYjc0ZDA2
LWFjMDYtNDU2ZC04MzVmLTI2ODY2NmZmY2RkOSI+NDM2PC9rZXk+PC9mb3JlaWduLWtleXM+PHJl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55136D" w:rsidRPr="00E27D6C">
        <w:rPr>
          <w:rFonts w:ascii="Times New Roman" w:hAnsi="Times New Roman" w:cs="Times New Roman"/>
          <w:rPrChange w:id="572" w:author="Wangjingyi Liao" w:date="2025-06-03T21:53:00Z" w16du:dateUtc="2025-06-03T20:53:00Z">
            <w:rPr/>
          </w:rPrChange>
        </w:rPr>
        <w:instrText xml:space="preserve"> ADDIN EN.CITE.DATA </w:instrText>
      </w:r>
      <w:r w:rsidR="0055136D" w:rsidRPr="00E27D6C">
        <w:rPr>
          <w:rFonts w:ascii="Times New Roman" w:hAnsi="Times New Roman" w:cs="Times New Roman"/>
          <w:rPrChange w:id="573" w:author="Wangjingyi Liao" w:date="2025-06-03T21:53:00Z" w16du:dateUtc="2025-06-03T20:53:00Z">
            <w:rPr/>
          </w:rPrChange>
        </w:rPr>
      </w:r>
      <w:r w:rsidR="0055136D" w:rsidRPr="00E27D6C">
        <w:rPr>
          <w:rFonts w:ascii="Times New Roman" w:hAnsi="Times New Roman" w:cs="Times New Roman"/>
          <w:rPrChange w:id="574" w:author="Wangjingyi Liao" w:date="2025-06-03T21:53:00Z" w16du:dateUtc="2025-06-03T20:53:00Z">
            <w:rPr/>
          </w:rPrChange>
        </w:rPr>
        <w:fldChar w:fldCharType="end"/>
      </w:r>
      <w:r w:rsidR="003177F6" w:rsidRPr="00E27D6C">
        <w:rPr>
          <w:rFonts w:ascii="Times New Roman" w:hAnsi="Times New Roman" w:cs="Times New Roman"/>
          <w:rPrChange w:id="575" w:author="Wangjingyi Liao" w:date="2025-06-03T21:53:00Z" w16du:dateUtc="2025-06-03T20:53:00Z">
            <w:rPr/>
          </w:rPrChange>
        </w:rPr>
        <w:fldChar w:fldCharType="separate"/>
      </w:r>
      <w:r w:rsidR="00B4130C" w:rsidRPr="00E27D6C">
        <w:rPr>
          <w:rFonts w:ascii="Times New Roman" w:hAnsi="Times New Roman" w:cs="Times New Roman"/>
          <w:noProof/>
          <w:vertAlign w:val="superscript"/>
          <w:rPrChange w:id="576" w:author="Wangjingyi Liao" w:date="2025-06-03T21:53:00Z" w16du:dateUtc="2025-06-03T20:53:00Z">
            <w:rPr>
              <w:noProof/>
              <w:vertAlign w:val="superscript"/>
            </w:rPr>
          </w:rPrChange>
        </w:rPr>
        <w:t>23</w:t>
      </w:r>
      <w:r w:rsidR="003177F6" w:rsidRPr="00E27D6C">
        <w:rPr>
          <w:rFonts w:ascii="Times New Roman" w:hAnsi="Times New Roman" w:cs="Times New Roman"/>
          <w:rPrChange w:id="577" w:author="Wangjingyi Liao" w:date="2025-06-03T21:53:00Z" w16du:dateUtc="2025-06-03T20:53:00Z">
            <w:rPr/>
          </w:rPrChange>
        </w:rPr>
        <w:fldChar w:fldCharType="end"/>
      </w:r>
      <w:r w:rsidRPr="00E27D6C">
        <w:rPr>
          <w:rFonts w:ascii="Times New Roman" w:hAnsi="Times New Roman" w:cs="Times New Roman"/>
          <w:rPrChange w:id="578" w:author="Wangjingyi Liao" w:date="2025-06-03T21:53:00Z" w16du:dateUtc="2025-06-03T20:53:00Z">
            <w:rPr/>
          </w:rPrChange>
        </w:rPr>
        <w:t>, with LD statistics obtained from the 1000 Genome Project.</w:t>
      </w:r>
      <w:r w:rsidR="00E64938" w:rsidRPr="00E27D6C">
        <w:rPr>
          <w:rFonts w:ascii="Times New Roman" w:hAnsi="Times New Roman" w:cs="Times New Roman"/>
          <w:rPrChange w:id="579" w:author="Wangjingyi Liao" w:date="2025-06-03T21:53:00Z" w16du:dateUtc="2025-06-03T20:53:00Z">
            <w:rPr/>
          </w:rPrChange>
        </w:rPr>
        <w:t xml:space="preserve"> </w:t>
      </w:r>
      <w:r w:rsidRPr="00E27D6C">
        <w:rPr>
          <w:rFonts w:ascii="Times New Roman" w:hAnsi="Times New Roman" w:cs="Times New Roman"/>
          <w:rPrChange w:id="580" w:author="Wangjingyi Liao" w:date="2025-06-03T21:53:00Z" w16du:dateUtc="2025-06-03T20:53:00Z">
            <w:rPr/>
          </w:rPrChange>
        </w:rPr>
        <w:t xml:space="preserve">Independent significant SNPs were considered novel </w:t>
      </w:r>
      <w:r w:rsidR="3FBCA05E" w:rsidRPr="00E27D6C">
        <w:rPr>
          <w:rFonts w:ascii="Times New Roman" w:hAnsi="Times New Roman" w:cs="Times New Roman"/>
          <w:rPrChange w:id="581" w:author="Wangjingyi Liao" w:date="2025-06-03T21:53:00Z" w16du:dateUtc="2025-06-03T20:53:00Z">
            <w:rPr/>
          </w:rPrChange>
        </w:rPr>
        <w:t>if they were not present in the original disorder GWAS.</w:t>
      </w:r>
    </w:p>
    <w:p w14:paraId="1C7895D4" w14:textId="77777777" w:rsidR="00655914" w:rsidRPr="00E27D6C" w:rsidRDefault="00655914" w:rsidP="00E27D6C">
      <w:pPr>
        <w:spacing w:line="360" w:lineRule="auto"/>
        <w:rPr>
          <w:rFonts w:ascii="Times New Roman" w:hAnsi="Times New Roman" w:cs="Times New Roman"/>
          <w:iCs/>
          <w:rPrChange w:id="582" w:author="Wangjingyi Liao" w:date="2025-06-03T21:53:00Z" w16du:dateUtc="2025-06-03T20:53:00Z">
            <w:rPr>
              <w:rFonts w:cstheme="minorHAnsi"/>
              <w:iCs/>
            </w:rPr>
          </w:rPrChange>
        </w:rPr>
        <w:pPrChange w:id="583" w:author="Wangjingyi Liao" w:date="2025-06-03T21:53:00Z" w16du:dateUtc="2025-06-03T20:53:00Z">
          <w:pPr/>
        </w:pPrChange>
      </w:pPr>
    </w:p>
    <w:p w14:paraId="1108A698" w14:textId="10A82529" w:rsidR="00B63739" w:rsidRPr="00E27D6C" w:rsidRDefault="00E64938" w:rsidP="00E27D6C">
      <w:pPr>
        <w:spacing w:line="360" w:lineRule="auto"/>
        <w:rPr>
          <w:rFonts w:ascii="Times New Roman" w:eastAsia="Calibri" w:hAnsi="Times New Roman" w:cs="Times New Roman"/>
          <w:rPrChange w:id="584" w:author="Wangjingyi Liao" w:date="2025-06-03T21:53:00Z" w16du:dateUtc="2025-06-03T20:53:00Z">
            <w:rPr>
              <w:rFonts w:eastAsia="Calibri"/>
            </w:rPr>
          </w:rPrChange>
        </w:rPr>
        <w:pPrChange w:id="585" w:author="Wangjingyi Liao" w:date="2025-06-03T21:53:00Z" w16du:dateUtc="2025-06-03T20:53:00Z">
          <w:pPr/>
        </w:pPrChange>
      </w:pPr>
      <w:r w:rsidRPr="00E27D6C">
        <w:rPr>
          <w:rFonts w:ascii="Times New Roman" w:eastAsia="Calibri" w:hAnsi="Times New Roman" w:cs="Times New Roman"/>
          <w:rPrChange w:id="586" w:author="Wangjingyi Liao" w:date="2025-06-03T21:53:00Z" w16du:dateUtc="2025-06-03T20:53:00Z">
            <w:rPr>
              <w:rFonts w:eastAsia="Calibri"/>
            </w:rPr>
          </w:rPrChange>
        </w:rPr>
        <w:t>W</w:t>
      </w:r>
      <w:r w:rsidR="00B63739" w:rsidRPr="00E27D6C">
        <w:rPr>
          <w:rFonts w:ascii="Times New Roman" w:eastAsia="Calibri" w:hAnsi="Times New Roman" w:cs="Times New Roman"/>
          <w:rPrChange w:id="587" w:author="Wangjingyi Liao" w:date="2025-06-03T21:53:00Z" w16du:dateUtc="2025-06-03T20:53:00Z">
            <w:rPr>
              <w:rFonts w:eastAsia="Calibri"/>
            </w:rPr>
          </w:rPrChange>
        </w:rPr>
        <w:t>e us</w:t>
      </w:r>
      <w:r w:rsidRPr="00E27D6C">
        <w:rPr>
          <w:rFonts w:ascii="Times New Roman" w:eastAsia="Calibri" w:hAnsi="Times New Roman" w:cs="Times New Roman"/>
          <w:rPrChange w:id="588" w:author="Wangjingyi Liao" w:date="2025-06-03T21:53:00Z" w16du:dateUtc="2025-06-03T20:53:00Z">
            <w:rPr>
              <w:rFonts w:eastAsia="Calibri"/>
            </w:rPr>
          </w:rPrChange>
        </w:rPr>
        <w:t>ed</w:t>
      </w:r>
      <w:r w:rsidR="00B63739" w:rsidRPr="00E27D6C">
        <w:rPr>
          <w:rFonts w:ascii="Times New Roman" w:eastAsia="Calibri" w:hAnsi="Times New Roman" w:cs="Times New Roman"/>
          <w:rPrChange w:id="589" w:author="Wangjingyi Liao" w:date="2025-06-03T21:53:00Z" w16du:dateUtc="2025-06-03T20:53:00Z">
            <w:rPr>
              <w:rFonts w:eastAsia="Calibri"/>
            </w:rPr>
          </w:rPrChange>
        </w:rPr>
        <w:t xml:space="preserve"> MAGMA within the FUMA framework (v1.5.6) </w:t>
      </w:r>
      <w:r w:rsidR="00B63739" w:rsidRPr="00E27D6C">
        <w:rPr>
          <w:rFonts w:ascii="Times New Roman" w:eastAsia="Calibri" w:hAnsi="Times New Roman" w:cs="Times New Roman"/>
          <w:rPrChange w:id="590" w:author="Wangjingyi Liao" w:date="2025-06-03T21:53:00Z" w16du:dateUtc="2025-06-03T20:53:00Z">
            <w:rPr>
              <w:rFonts w:eastAsia="Calibri"/>
            </w:rPr>
          </w:rPrChange>
        </w:rPr>
        <w:fldChar w:fldCharType="begin">
          <w:fldData xml:space="preserve">PEVuZE5vdGU+PENpdGU+PEF1dGhvcj5XYXRhbmFiZTwvQXV0aG9yPjxZZWFyPjIwMTc8L1llYXI+
PFJlY051bT4zODM8L1JlY051bT48RGlzcGxheVRleHQ+PHN0eWxlIGZhY2U9InN1cGVyc2NyaXB0
Ij4yNDwvc3R5bGU+PC9EaXNwbGF5VGV4dD48cmVjb3JkPjxyZWMtbnVtYmVyPjM4MzwvcmVjLW51
bWJlcj48Zm9yZWlnbi1rZXlzPjxrZXkgYXBwPSJFTiIgZGItaWQ9Inh3Zng5MGYwNTUyMno4ZTJz
em81dHJ3dDl0c2FhZXB0YXh2ZCIgdGltZXN0YW1wPSIxNzM4NTk0MjY4IiBndWlkPSIzZGZlMjhh
ZS05M2VlLTQxMjUtOWEwZC1jYTkyMmUxYjFkOGUiPjM4Mzwva2V5PjwvZm9yZWlnbi1rZXlzPjxy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55136D" w:rsidRPr="00E27D6C">
        <w:rPr>
          <w:rFonts w:ascii="Times New Roman" w:eastAsia="Calibri" w:hAnsi="Times New Roman" w:cs="Times New Roman"/>
          <w:rPrChange w:id="591" w:author="Wangjingyi Liao" w:date="2025-06-03T21:53:00Z" w16du:dateUtc="2025-06-03T20:53:00Z">
            <w:rPr>
              <w:rFonts w:eastAsia="Calibri"/>
            </w:rPr>
          </w:rPrChange>
        </w:rPr>
        <w:instrText xml:space="preserve"> ADDIN EN.CITE </w:instrText>
      </w:r>
      <w:r w:rsidR="0055136D" w:rsidRPr="00E27D6C">
        <w:rPr>
          <w:rFonts w:ascii="Times New Roman" w:eastAsia="Calibri" w:hAnsi="Times New Roman" w:cs="Times New Roman"/>
          <w:rPrChange w:id="592" w:author="Wangjingyi Liao" w:date="2025-06-03T21:53:00Z" w16du:dateUtc="2025-06-03T20:53:00Z">
            <w:rPr>
              <w:rFonts w:eastAsia="Calibri"/>
            </w:rPr>
          </w:rPrChange>
        </w:rPr>
        <w:fldChar w:fldCharType="begin">
          <w:fldData xml:space="preserve">PEVuZE5vdGU+PENpdGU+PEF1dGhvcj5XYXRhbmFiZTwvQXV0aG9yPjxZZWFyPjIwMTc8L1llYXI+
PFJlY051bT4zODM8L1JlY051bT48RGlzcGxheVRleHQ+PHN0eWxlIGZhY2U9InN1cGVyc2NyaXB0
Ij4yNDwvc3R5bGU+PC9EaXNwbGF5VGV4dD48cmVjb3JkPjxyZWMtbnVtYmVyPjM4MzwvcmVjLW51
bWJlcj48Zm9yZWlnbi1rZXlzPjxrZXkgYXBwPSJFTiIgZGItaWQ9Inh3Zng5MGYwNTUyMno4ZTJz
em81dHJ3dDl0c2FhZXB0YXh2ZCIgdGltZXN0YW1wPSIxNzM4NTk0MjY4IiBndWlkPSIzZGZlMjhh
ZS05M2VlLTQxMjUtOWEwZC1jYTkyMmUxYjFkOGUiPjM4Mzwva2V5PjwvZm9yZWlnbi1rZXlzPjxy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55136D" w:rsidRPr="00E27D6C">
        <w:rPr>
          <w:rFonts w:ascii="Times New Roman" w:eastAsia="Calibri" w:hAnsi="Times New Roman" w:cs="Times New Roman"/>
          <w:rPrChange w:id="593" w:author="Wangjingyi Liao" w:date="2025-06-03T21:53:00Z" w16du:dateUtc="2025-06-03T20:53:00Z">
            <w:rPr>
              <w:rFonts w:eastAsia="Calibri"/>
            </w:rPr>
          </w:rPrChange>
        </w:rPr>
        <w:instrText xml:space="preserve"> ADDIN EN.CITE.DATA </w:instrText>
      </w:r>
      <w:r w:rsidR="0055136D" w:rsidRPr="00E27D6C">
        <w:rPr>
          <w:rFonts w:ascii="Times New Roman" w:eastAsia="Calibri" w:hAnsi="Times New Roman" w:cs="Times New Roman"/>
          <w:rPrChange w:id="594" w:author="Wangjingyi Liao" w:date="2025-06-03T21:53:00Z" w16du:dateUtc="2025-06-03T20:53:00Z">
            <w:rPr>
              <w:rFonts w:eastAsia="Calibri"/>
            </w:rPr>
          </w:rPrChange>
        </w:rPr>
      </w:r>
      <w:r w:rsidR="0055136D" w:rsidRPr="00E27D6C">
        <w:rPr>
          <w:rFonts w:ascii="Times New Roman" w:eastAsia="Calibri" w:hAnsi="Times New Roman" w:cs="Times New Roman"/>
          <w:rPrChange w:id="595" w:author="Wangjingyi Liao" w:date="2025-06-03T21:53:00Z" w16du:dateUtc="2025-06-03T20:53:00Z">
            <w:rPr>
              <w:rFonts w:eastAsia="Calibri"/>
            </w:rPr>
          </w:rPrChange>
        </w:rPr>
        <w:fldChar w:fldCharType="end"/>
      </w:r>
      <w:r w:rsidR="00B63739" w:rsidRPr="00E27D6C">
        <w:rPr>
          <w:rFonts w:ascii="Times New Roman" w:eastAsia="Calibri" w:hAnsi="Times New Roman" w:cs="Times New Roman"/>
          <w:rPrChange w:id="596" w:author="Wangjingyi Liao" w:date="2025-06-03T21:53:00Z" w16du:dateUtc="2025-06-03T20:53:00Z">
            <w:rPr>
              <w:rFonts w:eastAsia="Calibri"/>
            </w:rPr>
          </w:rPrChange>
        </w:rPr>
        <w:fldChar w:fldCharType="separate"/>
      </w:r>
      <w:r w:rsidR="00B4130C" w:rsidRPr="00E27D6C">
        <w:rPr>
          <w:rFonts w:ascii="Times New Roman" w:eastAsia="Calibri" w:hAnsi="Times New Roman" w:cs="Times New Roman"/>
          <w:noProof/>
          <w:vertAlign w:val="superscript"/>
          <w:rPrChange w:id="597" w:author="Wangjingyi Liao" w:date="2025-06-03T21:53:00Z" w16du:dateUtc="2025-06-03T20:53:00Z">
            <w:rPr>
              <w:rFonts w:eastAsia="Calibri"/>
              <w:noProof/>
              <w:vertAlign w:val="superscript"/>
            </w:rPr>
          </w:rPrChange>
        </w:rPr>
        <w:t>24</w:t>
      </w:r>
      <w:r w:rsidR="00B63739" w:rsidRPr="00E27D6C">
        <w:rPr>
          <w:rFonts w:ascii="Times New Roman" w:eastAsia="Calibri" w:hAnsi="Times New Roman" w:cs="Times New Roman"/>
          <w:rPrChange w:id="598" w:author="Wangjingyi Liao" w:date="2025-06-03T21:53:00Z" w16du:dateUtc="2025-06-03T20:53:00Z">
            <w:rPr>
              <w:rFonts w:eastAsia="Calibri"/>
            </w:rPr>
          </w:rPrChange>
        </w:rPr>
        <w:fldChar w:fldCharType="end"/>
      </w:r>
      <w:r w:rsidRPr="00E27D6C">
        <w:rPr>
          <w:rFonts w:ascii="Times New Roman" w:eastAsia="Calibri" w:hAnsi="Times New Roman" w:cs="Times New Roman"/>
          <w:rPrChange w:id="599" w:author="Wangjingyi Liao" w:date="2025-06-03T21:53:00Z" w16du:dateUtc="2025-06-03T20:53:00Z">
            <w:rPr>
              <w:rFonts w:eastAsia="Calibri"/>
            </w:rPr>
          </w:rPrChange>
        </w:rPr>
        <w:t xml:space="preserve"> to map </w:t>
      </w:r>
      <w:r w:rsidR="00B63739" w:rsidRPr="00E27D6C">
        <w:rPr>
          <w:rFonts w:ascii="Times New Roman" w:eastAsia="Calibri" w:hAnsi="Times New Roman" w:cs="Times New Roman"/>
          <w:rPrChange w:id="600" w:author="Wangjingyi Liao" w:date="2025-06-03T21:53:00Z" w16du:dateUtc="2025-06-03T20:53:00Z">
            <w:rPr>
              <w:rFonts w:eastAsia="Calibri"/>
            </w:rPr>
          </w:rPrChange>
        </w:rPr>
        <w:t xml:space="preserve">SNPs to genes based on their position (within 35kb upstream and 10kb downstream of each gene). </w:t>
      </w:r>
      <w:r w:rsidRPr="00E27D6C">
        <w:rPr>
          <w:rFonts w:ascii="Times New Roman" w:eastAsia="Calibri" w:hAnsi="Times New Roman" w:cs="Times New Roman"/>
          <w:rPrChange w:id="601" w:author="Wangjingyi Liao" w:date="2025-06-03T21:53:00Z" w16du:dateUtc="2025-06-03T20:53:00Z">
            <w:rPr>
              <w:rFonts w:eastAsia="Calibri"/>
            </w:rPr>
          </w:rPrChange>
        </w:rPr>
        <w:t>W</w:t>
      </w:r>
      <w:r w:rsidR="00B63739" w:rsidRPr="00E27D6C">
        <w:rPr>
          <w:rFonts w:ascii="Times New Roman" w:eastAsia="Calibri" w:hAnsi="Times New Roman" w:cs="Times New Roman"/>
          <w:rPrChange w:id="602" w:author="Wangjingyi Liao" w:date="2025-06-03T21:53:00Z" w16du:dateUtc="2025-06-03T20:53:00Z">
            <w:rPr>
              <w:rFonts w:eastAsia="Calibri"/>
            </w:rPr>
          </w:rPrChange>
        </w:rPr>
        <w:t>e performed genome-wide gene-based association tests using MAGMA. The gene-based test combines results from multiple SNPs within a gene to assess the association between the gene and the disorder, while accounting for LD between SNPs. LD information was obtained from the 1000 Genomes Phase 3 EUR reference panel, and Bonferroni correction was applied to identify genes with genome-wide significance.</w:t>
      </w:r>
    </w:p>
    <w:p w14:paraId="203E0304" w14:textId="77777777" w:rsidR="00655914" w:rsidRPr="00E27D6C" w:rsidRDefault="00655914" w:rsidP="00E27D6C">
      <w:pPr>
        <w:spacing w:line="360" w:lineRule="auto"/>
        <w:rPr>
          <w:rFonts w:ascii="Times New Roman" w:eastAsia="Calibri" w:hAnsi="Times New Roman" w:cs="Times New Roman"/>
          <w:rPrChange w:id="603" w:author="Wangjingyi Liao" w:date="2025-06-03T21:53:00Z" w16du:dateUtc="2025-06-03T20:53:00Z">
            <w:rPr>
              <w:rFonts w:eastAsia="Calibri"/>
            </w:rPr>
          </w:rPrChange>
        </w:rPr>
        <w:pPrChange w:id="604" w:author="Wangjingyi Liao" w:date="2025-06-03T21:53:00Z" w16du:dateUtc="2025-06-03T20:53:00Z">
          <w:pPr/>
        </w:pPrChange>
      </w:pPr>
    </w:p>
    <w:p w14:paraId="13EBD2BD" w14:textId="499F69D8" w:rsidR="00B63739" w:rsidRPr="00E27D6C" w:rsidRDefault="00E64938" w:rsidP="00E27D6C">
      <w:pPr>
        <w:spacing w:line="360" w:lineRule="auto"/>
        <w:rPr>
          <w:rFonts w:ascii="Times New Roman" w:eastAsia="Calibri" w:hAnsi="Times New Roman" w:cs="Times New Roman"/>
          <w:b/>
          <w:bCs/>
          <w:rPrChange w:id="605" w:author="Wangjingyi Liao" w:date="2025-06-03T21:53:00Z" w16du:dateUtc="2025-06-03T20:53:00Z">
            <w:rPr>
              <w:rFonts w:eastAsia="Calibri" w:cstheme="minorHAnsi"/>
              <w:b/>
              <w:bCs/>
            </w:rPr>
          </w:rPrChange>
        </w:rPr>
        <w:pPrChange w:id="606" w:author="Wangjingyi Liao" w:date="2025-06-03T21:53:00Z" w16du:dateUtc="2025-06-03T20:53:00Z">
          <w:pPr/>
        </w:pPrChange>
      </w:pPr>
      <w:r w:rsidRPr="00E27D6C">
        <w:rPr>
          <w:rFonts w:ascii="Times New Roman" w:eastAsia="Calibri" w:hAnsi="Times New Roman" w:cs="Times New Roman"/>
          <w:rPrChange w:id="607" w:author="Wangjingyi Liao" w:date="2025-06-03T21:53:00Z" w16du:dateUtc="2025-06-03T20:53:00Z">
            <w:rPr>
              <w:rFonts w:eastAsia="Calibri" w:cstheme="minorHAnsi"/>
            </w:rPr>
          </w:rPrChange>
        </w:rPr>
        <w:t xml:space="preserve">We used </w:t>
      </w:r>
      <w:r w:rsidR="00B63739" w:rsidRPr="00E27D6C">
        <w:rPr>
          <w:rFonts w:ascii="Times New Roman" w:eastAsia="Calibri" w:hAnsi="Times New Roman" w:cs="Times New Roman"/>
          <w:rPrChange w:id="608" w:author="Wangjingyi Liao" w:date="2025-06-03T21:53:00Z" w16du:dateUtc="2025-06-03T20:53:00Z">
            <w:rPr>
              <w:rFonts w:eastAsia="Calibri" w:cstheme="minorHAnsi"/>
            </w:rPr>
          </w:rPrChange>
        </w:rPr>
        <w:t xml:space="preserve">MAGMA </w:t>
      </w:r>
      <w:r w:rsidRPr="00E27D6C">
        <w:rPr>
          <w:rFonts w:ascii="Times New Roman" w:eastAsia="Calibri" w:hAnsi="Times New Roman" w:cs="Times New Roman"/>
          <w:rPrChange w:id="609" w:author="Wangjingyi Liao" w:date="2025-06-03T21:53:00Z" w16du:dateUtc="2025-06-03T20:53:00Z">
            <w:rPr>
              <w:rFonts w:eastAsia="Calibri" w:cstheme="minorHAnsi"/>
            </w:rPr>
          </w:rPrChange>
        </w:rPr>
        <w:t>to</w:t>
      </w:r>
      <w:r w:rsidR="00B63739" w:rsidRPr="00E27D6C">
        <w:rPr>
          <w:rFonts w:ascii="Times New Roman" w:eastAsia="Calibri" w:hAnsi="Times New Roman" w:cs="Times New Roman"/>
          <w:rPrChange w:id="610" w:author="Wangjingyi Liao" w:date="2025-06-03T21:53:00Z" w16du:dateUtc="2025-06-03T20:53:00Z">
            <w:rPr>
              <w:rFonts w:eastAsia="Calibri" w:cstheme="minorHAnsi"/>
            </w:rPr>
          </w:rPrChange>
        </w:rPr>
        <w:t xml:space="preserve"> conduct</w:t>
      </w:r>
      <w:r w:rsidRPr="00E27D6C">
        <w:rPr>
          <w:rFonts w:ascii="Times New Roman" w:eastAsia="Calibri" w:hAnsi="Times New Roman" w:cs="Times New Roman"/>
          <w:rPrChange w:id="611" w:author="Wangjingyi Liao" w:date="2025-06-03T21:53:00Z" w16du:dateUtc="2025-06-03T20:53:00Z">
            <w:rPr>
              <w:rFonts w:eastAsia="Calibri" w:cstheme="minorHAnsi"/>
            </w:rPr>
          </w:rPrChange>
        </w:rPr>
        <w:t xml:space="preserve"> tissue-specific</w:t>
      </w:r>
      <w:r w:rsidR="00B63739" w:rsidRPr="00E27D6C">
        <w:rPr>
          <w:rFonts w:ascii="Times New Roman" w:eastAsia="Calibri" w:hAnsi="Times New Roman" w:cs="Times New Roman"/>
          <w:rPrChange w:id="612" w:author="Wangjingyi Liao" w:date="2025-06-03T21:53:00Z" w16du:dateUtc="2025-06-03T20:53:00Z">
            <w:rPr>
              <w:rFonts w:eastAsia="Calibri" w:cstheme="minorHAnsi"/>
            </w:rPr>
          </w:rPrChange>
        </w:rPr>
        <w:t xml:space="preserve"> gene-set analysis and gene property analysis. Gene-set analyses assessed whether genes within an annotated set exhibited stronger associations with the disorder compared to other genes. Meanwhile, the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w:t>
      </w:r>
      <w:proofErr w:type="spellStart"/>
      <w:r w:rsidR="00B63739" w:rsidRPr="00E27D6C">
        <w:rPr>
          <w:rFonts w:ascii="Times New Roman" w:eastAsia="Calibri" w:hAnsi="Times New Roman" w:cs="Times New Roman"/>
          <w:rPrChange w:id="613" w:author="Wangjingyi Liao" w:date="2025-06-03T21:53:00Z" w16du:dateUtc="2025-06-03T20:53:00Z">
            <w:rPr>
              <w:rFonts w:eastAsia="Calibri" w:cstheme="minorHAnsi"/>
            </w:rPr>
          </w:rPrChange>
        </w:rPr>
        <w:t>GTEx</w:t>
      </w:r>
      <w:proofErr w:type="spellEnd"/>
      <w:r w:rsidR="00B63739" w:rsidRPr="00E27D6C">
        <w:rPr>
          <w:rFonts w:ascii="Times New Roman" w:eastAsia="Calibri" w:hAnsi="Times New Roman" w:cs="Times New Roman"/>
          <w:rPrChange w:id="614" w:author="Wangjingyi Liao" w:date="2025-06-03T21:53:00Z" w16du:dateUtc="2025-06-03T20:53:00Z">
            <w:rPr>
              <w:rFonts w:eastAsia="Calibri" w:cstheme="minorHAnsi"/>
            </w:rPr>
          </w:rPrChange>
        </w:rPr>
        <w:t xml:space="preserve"> v8 </w:t>
      </w:r>
      <w:r w:rsidR="00B63739" w:rsidRPr="00E27D6C">
        <w:rPr>
          <w:rFonts w:ascii="Times New Roman" w:eastAsia="Calibri" w:hAnsi="Times New Roman" w:cs="Times New Roman"/>
          <w:rPrChange w:id="615" w:author="Wangjingyi Liao" w:date="2025-06-03T21:53:00Z" w16du:dateUtc="2025-06-03T20:53:00Z">
            <w:rPr>
              <w:rFonts w:eastAsia="Calibri" w:cstheme="minorHAnsi"/>
            </w:rPr>
          </w:rPrChange>
        </w:rPr>
        <w:lastRenderedPageBreak/>
        <w:t xml:space="preserve">(comprising 54 tissue types) and </w:t>
      </w:r>
      <w:proofErr w:type="spellStart"/>
      <w:r w:rsidR="00B63739" w:rsidRPr="00E27D6C">
        <w:rPr>
          <w:rFonts w:ascii="Times New Roman" w:eastAsia="Calibri" w:hAnsi="Times New Roman" w:cs="Times New Roman"/>
          <w:rPrChange w:id="616" w:author="Wangjingyi Liao" w:date="2025-06-03T21:53:00Z" w16du:dateUtc="2025-06-03T20:53:00Z">
            <w:rPr>
              <w:rFonts w:eastAsia="Calibri" w:cstheme="minorHAnsi"/>
            </w:rPr>
          </w:rPrChange>
        </w:rPr>
        <w:t>BrainSpan</w:t>
      </w:r>
      <w:proofErr w:type="spellEnd"/>
      <w:r w:rsidR="00B63739" w:rsidRPr="00E27D6C">
        <w:rPr>
          <w:rFonts w:ascii="Times New Roman" w:eastAsia="Calibri" w:hAnsi="Times New Roman" w:cs="Times New Roman"/>
          <w:rPrChange w:id="617" w:author="Wangjingyi Liao" w:date="2025-06-03T21:53:00Z" w16du:dateUtc="2025-06-03T20:53:00Z">
            <w:rPr>
              <w:rFonts w:eastAsia="Calibri" w:cstheme="minorHAnsi"/>
            </w:rPr>
          </w:rPrChange>
        </w:rPr>
        <w:t xml:space="preserve"> (brain samples at 11 general developmental stages), available in FUMA. </w:t>
      </w:r>
      <w:r w:rsidR="00DC348B" w:rsidRPr="00E27D6C">
        <w:rPr>
          <w:rFonts w:ascii="Times New Roman" w:eastAsia="Calibri" w:hAnsi="Times New Roman" w:cs="Times New Roman"/>
          <w:rPrChange w:id="618" w:author="Wangjingyi Liao" w:date="2025-06-03T21:53:00Z" w16du:dateUtc="2025-06-03T20:53:00Z">
            <w:rPr>
              <w:rFonts w:eastAsia="Calibri" w:cstheme="minorHAnsi"/>
            </w:rPr>
          </w:rPrChange>
        </w:rPr>
        <w:t>Gene sets and tissue types were considered significant at a Bonferroni-corrected p-value threshold of &lt;0.05.</w:t>
      </w:r>
    </w:p>
    <w:p w14:paraId="4CDD036C" w14:textId="77777777" w:rsidR="00FC2C51" w:rsidRPr="00E27D6C" w:rsidRDefault="00FC2C51" w:rsidP="00E27D6C">
      <w:pPr>
        <w:spacing w:line="360" w:lineRule="auto"/>
        <w:jc w:val="both"/>
        <w:rPr>
          <w:rFonts w:ascii="Times New Roman" w:hAnsi="Times New Roman" w:cs="Times New Roman"/>
          <w:rPrChange w:id="619" w:author="Wangjingyi Liao" w:date="2025-06-03T21:53:00Z" w16du:dateUtc="2025-06-03T20:53:00Z">
            <w:rPr>
              <w:rFonts w:cstheme="minorHAnsi"/>
            </w:rPr>
          </w:rPrChange>
        </w:rPr>
        <w:pPrChange w:id="620" w:author="Wangjingyi Liao" w:date="2025-06-03T21:53:00Z" w16du:dateUtc="2025-06-03T20:53:00Z">
          <w:pPr>
            <w:jc w:val="both"/>
          </w:pPr>
        </w:pPrChange>
      </w:pPr>
    </w:p>
    <w:p w14:paraId="52493CA7" w14:textId="77777777" w:rsidR="00EA5AE2" w:rsidRPr="00E27D6C" w:rsidRDefault="00EA5AE2" w:rsidP="00E27D6C">
      <w:pPr>
        <w:pStyle w:val="Heading2"/>
        <w:spacing w:beforeLines="100" w:before="240" w:line="360" w:lineRule="auto"/>
        <w:rPr>
          <w:rFonts w:ascii="Times New Roman" w:eastAsiaTheme="minorEastAsia" w:hAnsi="Times New Roman" w:cs="Times New Roman"/>
          <w:i w:val="0"/>
          <w:iCs/>
          <w:szCs w:val="24"/>
          <w:lang w:eastAsia="zh-CN"/>
          <w:rPrChange w:id="621" w:author="Wangjingyi Liao" w:date="2025-06-03T21:53:00Z" w16du:dateUtc="2025-06-03T20:53:00Z">
            <w:rPr>
              <w:rFonts w:asciiTheme="minorHAnsi" w:eastAsiaTheme="minorEastAsia" w:hAnsiTheme="minorHAnsi" w:cstheme="minorBidi"/>
              <w:i w:val="0"/>
              <w:iCs/>
              <w:lang w:eastAsia="zh-CN"/>
            </w:rPr>
          </w:rPrChange>
        </w:rPr>
        <w:pPrChange w:id="622" w:author="Wangjingyi Liao" w:date="2025-06-03T21:53:00Z" w16du:dateUtc="2025-06-03T20:53:00Z">
          <w:pPr>
            <w:pStyle w:val="Heading2"/>
            <w:spacing w:beforeLines="100" w:before="240" w:line="288" w:lineRule="exact"/>
          </w:pPr>
        </w:pPrChange>
      </w:pPr>
      <w:r w:rsidRPr="00E27D6C">
        <w:rPr>
          <w:rFonts w:ascii="Times New Roman" w:eastAsiaTheme="minorEastAsia" w:hAnsi="Times New Roman" w:cs="Times New Roman"/>
          <w:i w:val="0"/>
          <w:iCs/>
          <w:szCs w:val="24"/>
          <w:rPrChange w:id="623" w:author="Wangjingyi Liao" w:date="2025-06-03T21:53:00Z" w16du:dateUtc="2025-06-03T20:53:00Z">
            <w:rPr>
              <w:rFonts w:asciiTheme="minorHAnsi" w:eastAsiaTheme="minorEastAsia" w:hAnsiTheme="minorHAnsi" w:cstheme="minorBidi"/>
              <w:i w:val="0"/>
              <w:iCs/>
            </w:rPr>
          </w:rPrChange>
        </w:rPr>
        <w:t xml:space="preserve">Genetic correlations </w:t>
      </w:r>
    </w:p>
    <w:p w14:paraId="506D9E91" w14:textId="77777777" w:rsidR="00B35B83" w:rsidRPr="00E27D6C" w:rsidRDefault="00B35B83" w:rsidP="00E27D6C">
      <w:pPr>
        <w:spacing w:line="360" w:lineRule="auto"/>
        <w:rPr>
          <w:rFonts w:ascii="Times New Roman" w:eastAsia="Calibri" w:hAnsi="Times New Roman" w:cs="Times New Roman"/>
          <w:rPrChange w:id="624" w:author="Wangjingyi Liao" w:date="2025-06-03T21:53:00Z" w16du:dateUtc="2025-06-03T20:53:00Z">
            <w:rPr>
              <w:rFonts w:eastAsia="Calibri"/>
            </w:rPr>
          </w:rPrChange>
        </w:rPr>
        <w:pPrChange w:id="625" w:author="Wangjingyi Liao" w:date="2025-06-03T21:53:00Z" w16du:dateUtc="2025-06-03T20:53:00Z">
          <w:pPr/>
        </w:pPrChange>
      </w:pPr>
    </w:p>
    <w:p w14:paraId="5EA8C2FC" w14:textId="312801B2" w:rsidR="00EA5AE2" w:rsidRPr="00E27D6C" w:rsidRDefault="00EA5AE2" w:rsidP="00E27D6C">
      <w:pPr>
        <w:spacing w:line="360" w:lineRule="auto"/>
        <w:rPr>
          <w:rFonts w:ascii="Times New Roman" w:hAnsi="Times New Roman" w:cs="Times New Roman"/>
          <w:rPrChange w:id="626" w:author="Wangjingyi Liao" w:date="2025-06-03T21:53:00Z" w16du:dateUtc="2025-06-03T20:53:00Z">
            <w:rPr>
              <w:rFonts w:ascii="Calibri" w:hAnsi="Calibri" w:cs="Calibri"/>
            </w:rPr>
          </w:rPrChange>
        </w:rPr>
        <w:pPrChange w:id="627" w:author="Wangjingyi Liao" w:date="2025-06-03T21:53:00Z" w16du:dateUtc="2025-06-03T20:53:00Z">
          <w:pPr/>
        </w:pPrChange>
      </w:pPr>
      <w:r w:rsidRPr="00E27D6C">
        <w:rPr>
          <w:rFonts w:ascii="Times New Roman" w:eastAsia="Calibri" w:hAnsi="Times New Roman" w:cs="Times New Roman"/>
          <w:rPrChange w:id="628" w:author="Wangjingyi Liao" w:date="2025-06-03T21:53:00Z" w16du:dateUtc="2025-06-03T20:53:00Z">
            <w:rPr>
              <w:rFonts w:eastAsia="Calibri"/>
            </w:rPr>
          </w:rPrChange>
        </w:rPr>
        <w:t xml:space="preserve">We used </w:t>
      </w:r>
      <w:r w:rsidRPr="00E27D6C">
        <w:rPr>
          <w:rStyle w:val="normaltextrun"/>
          <w:rFonts w:ascii="Times New Roman" w:hAnsi="Times New Roman" w:cs="Times New Roman"/>
          <w:rPrChange w:id="629" w:author="Wangjingyi Liao" w:date="2025-06-03T21:53:00Z" w16du:dateUtc="2025-06-03T20:53:00Z">
            <w:rPr>
              <w:rStyle w:val="normaltextrun"/>
              <w:rFonts w:ascii="Calibri" w:hAnsi="Calibri" w:cs="Calibri"/>
            </w:rPr>
          </w:rPrChange>
        </w:rPr>
        <w:t xml:space="preserve">LDSC </w:t>
      </w:r>
      <w:r w:rsidRPr="00E27D6C">
        <w:rPr>
          <w:rStyle w:val="normaltextrun"/>
          <w:rFonts w:ascii="Times New Roman" w:hAnsi="Times New Roman" w:cs="Times New Roman"/>
          <w:rPrChange w:id="630" w:author="Wangjingyi Liao" w:date="2025-06-03T21:53:00Z" w16du:dateUtc="2025-06-03T20:53:00Z">
            <w:rPr>
              <w:rStyle w:val="normaltextrun"/>
              <w:rFonts w:ascii="Calibri" w:hAnsi="Calibri" w:cs="Calibri"/>
            </w:rPr>
          </w:rPrChange>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E27D6C">
        <w:rPr>
          <w:rStyle w:val="normaltextrun"/>
          <w:rFonts w:ascii="Times New Roman" w:hAnsi="Times New Roman" w:cs="Times New Roman"/>
          <w:rPrChange w:id="631" w:author="Wangjingyi Liao" w:date="2025-06-03T21:53:00Z" w16du:dateUtc="2025-06-03T20:53:00Z">
            <w:rPr>
              <w:rStyle w:val="normaltextrun"/>
              <w:rFonts w:ascii="Calibri" w:hAnsi="Calibri" w:cs="Calibri"/>
            </w:rPr>
          </w:rPrChange>
        </w:rPr>
        <w:instrText xml:space="preserve"> ADDIN EN.CITE </w:instrText>
      </w:r>
      <w:r w:rsidR="0055136D" w:rsidRPr="00E27D6C">
        <w:rPr>
          <w:rStyle w:val="normaltextrun"/>
          <w:rFonts w:ascii="Times New Roman" w:hAnsi="Times New Roman" w:cs="Times New Roman"/>
          <w:rPrChange w:id="632" w:author="Wangjingyi Liao" w:date="2025-06-03T21:53:00Z" w16du:dateUtc="2025-06-03T20:53:00Z">
            <w:rPr>
              <w:rStyle w:val="normaltextrun"/>
              <w:rFonts w:ascii="Calibri" w:hAnsi="Calibri" w:cs="Calibri"/>
            </w:rPr>
          </w:rPrChange>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E27D6C">
        <w:rPr>
          <w:rStyle w:val="normaltextrun"/>
          <w:rFonts w:ascii="Times New Roman" w:hAnsi="Times New Roman" w:cs="Times New Roman"/>
          <w:rPrChange w:id="633" w:author="Wangjingyi Liao" w:date="2025-06-03T21:53:00Z" w16du:dateUtc="2025-06-03T20:53:00Z">
            <w:rPr>
              <w:rStyle w:val="normaltextrun"/>
              <w:rFonts w:ascii="Calibri" w:hAnsi="Calibri" w:cs="Calibri"/>
            </w:rPr>
          </w:rPrChange>
        </w:rPr>
        <w:instrText xml:space="preserve"> ADDIN EN.CITE.DATA </w:instrText>
      </w:r>
      <w:r w:rsidR="0055136D" w:rsidRPr="00E27D6C">
        <w:rPr>
          <w:rStyle w:val="normaltextrun"/>
          <w:rFonts w:ascii="Times New Roman" w:hAnsi="Times New Roman" w:cs="Times New Roman"/>
          <w:rPrChange w:id="634" w:author="Wangjingyi Liao" w:date="2025-06-03T21:53:00Z" w16du:dateUtc="2025-06-03T20:53:00Z">
            <w:rPr>
              <w:rStyle w:val="normaltextrun"/>
              <w:rFonts w:ascii="Calibri" w:hAnsi="Calibri" w:cs="Calibri"/>
            </w:rPr>
          </w:rPrChange>
        </w:rPr>
      </w:r>
      <w:r w:rsidR="0055136D" w:rsidRPr="00E27D6C">
        <w:rPr>
          <w:rStyle w:val="normaltextrun"/>
          <w:rFonts w:ascii="Times New Roman" w:hAnsi="Times New Roman" w:cs="Times New Roman"/>
          <w:rPrChange w:id="635" w:author="Wangjingyi Liao" w:date="2025-06-03T21:53:00Z" w16du:dateUtc="2025-06-03T20:53:00Z">
            <w:rPr>
              <w:rStyle w:val="normaltextrun"/>
              <w:rFonts w:ascii="Calibri" w:hAnsi="Calibri" w:cs="Calibri"/>
            </w:rPr>
          </w:rPrChange>
        </w:rPr>
        <w:fldChar w:fldCharType="end"/>
      </w:r>
      <w:r w:rsidRPr="00E27D6C">
        <w:rPr>
          <w:rStyle w:val="normaltextrun"/>
          <w:rFonts w:ascii="Times New Roman" w:hAnsi="Times New Roman" w:cs="Times New Roman"/>
          <w:rPrChange w:id="636" w:author="Wangjingyi Liao" w:date="2025-06-03T21:53:00Z" w16du:dateUtc="2025-06-03T20:53:00Z">
            <w:rPr>
              <w:rStyle w:val="normaltextrun"/>
              <w:rFonts w:ascii="Calibri" w:hAnsi="Calibri" w:cs="Calibri"/>
            </w:rPr>
          </w:rPrChange>
        </w:rPr>
        <w:fldChar w:fldCharType="separate"/>
      </w:r>
      <w:r w:rsidR="00B4130C" w:rsidRPr="00E27D6C">
        <w:rPr>
          <w:rStyle w:val="normaltextrun"/>
          <w:rFonts w:ascii="Times New Roman" w:hAnsi="Times New Roman" w:cs="Times New Roman"/>
          <w:noProof/>
          <w:vertAlign w:val="superscript"/>
          <w:rPrChange w:id="637" w:author="Wangjingyi Liao" w:date="2025-06-03T21:53:00Z" w16du:dateUtc="2025-06-03T20:53:00Z">
            <w:rPr>
              <w:rStyle w:val="normaltextrun"/>
              <w:rFonts w:ascii="Calibri" w:hAnsi="Calibri" w:cs="Calibri"/>
              <w:noProof/>
              <w:vertAlign w:val="superscript"/>
            </w:rPr>
          </w:rPrChange>
        </w:rPr>
        <w:t>4</w:t>
      </w:r>
      <w:r w:rsidRPr="00E27D6C">
        <w:rPr>
          <w:rStyle w:val="normaltextrun"/>
          <w:rFonts w:ascii="Times New Roman" w:hAnsi="Times New Roman" w:cs="Times New Roman"/>
          <w:rPrChange w:id="638" w:author="Wangjingyi Liao" w:date="2025-06-03T21:53:00Z" w16du:dateUtc="2025-06-03T20:53:00Z">
            <w:rPr>
              <w:rStyle w:val="normaltextrun"/>
              <w:rFonts w:ascii="Calibri" w:hAnsi="Calibri" w:cs="Calibri"/>
            </w:rPr>
          </w:rPrChange>
        </w:rPr>
        <w:fldChar w:fldCharType="end"/>
      </w:r>
      <w:r w:rsidRPr="00E27D6C">
        <w:rPr>
          <w:rStyle w:val="normaltextrun"/>
          <w:rFonts w:ascii="Times New Roman" w:hAnsi="Times New Roman" w:cs="Times New Roman"/>
          <w:rPrChange w:id="639" w:author="Wangjingyi Liao" w:date="2025-06-03T21:53:00Z" w16du:dateUtc="2025-06-03T20:53:00Z">
            <w:rPr>
              <w:rStyle w:val="normaltextrun"/>
              <w:rFonts w:ascii="Calibri" w:hAnsi="Calibri" w:cs="Calibri"/>
            </w:rPr>
          </w:rPrChange>
        </w:rPr>
        <w:t xml:space="preserve"> to compute genetic correlations </w:t>
      </w:r>
      <w:r w:rsidRPr="00E27D6C">
        <w:rPr>
          <w:rFonts w:ascii="Times New Roman" w:eastAsia="Calibri" w:hAnsi="Times New Roman" w:cs="Times New Roman"/>
          <w:rPrChange w:id="640" w:author="Wangjingyi Liao" w:date="2025-06-03T21:53:00Z" w16du:dateUtc="2025-06-03T20:53:00Z">
            <w:rPr>
              <w:rFonts w:eastAsia="Calibri"/>
            </w:rPr>
          </w:rPrChange>
        </w:rPr>
        <w:t xml:space="preserve">between the 11 </w:t>
      </w:r>
      <w:r w:rsidR="00EC4860" w:rsidRPr="00E27D6C">
        <w:rPr>
          <w:rFonts w:ascii="Times New Roman" w:eastAsia="Calibri" w:hAnsi="Times New Roman" w:cs="Times New Roman"/>
          <w:rPrChange w:id="641" w:author="Wangjingyi Liao" w:date="2025-06-03T21:53:00Z" w16du:dateUtc="2025-06-03T20:53:00Z">
            <w:rPr>
              <w:rFonts w:eastAsia="Calibri"/>
            </w:rPr>
          </w:rPrChange>
        </w:rPr>
        <w:t xml:space="preserve">psychiatric </w:t>
      </w:r>
      <w:r w:rsidRPr="00E27D6C">
        <w:rPr>
          <w:rFonts w:ascii="Times New Roman" w:eastAsia="Calibri" w:hAnsi="Times New Roman" w:cs="Times New Roman"/>
          <w:rPrChange w:id="642" w:author="Wangjingyi Liao" w:date="2025-06-03T21:53:00Z" w16du:dateUtc="2025-06-03T20:53:00Z">
            <w:rPr>
              <w:rFonts w:eastAsia="Calibri"/>
            </w:rPr>
          </w:rPrChange>
        </w:rPr>
        <w:t xml:space="preserve">disorders after accounting for </w:t>
      </w:r>
      <w:proofErr w:type="spellStart"/>
      <w:r w:rsidRPr="00E27D6C">
        <w:rPr>
          <w:rFonts w:ascii="Times New Roman" w:eastAsia="Calibri" w:hAnsi="Times New Roman" w:cs="Times New Roman"/>
          <w:rPrChange w:id="643" w:author="Wangjingyi Liao" w:date="2025-06-03T21:53:00Z" w16du:dateUtc="2025-06-03T20:53:00Z">
            <w:rPr>
              <w:rFonts w:eastAsia="Calibri"/>
            </w:rPr>
          </w:rPrChange>
        </w:rPr>
        <w:t>transdiagostic</w:t>
      </w:r>
      <w:proofErr w:type="spellEnd"/>
      <w:r w:rsidRPr="00E27D6C">
        <w:rPr>
          <w:rFonts w:ascii="Times New Roman" w:eastAsia="Calibri" w:hAnsi="Times New Roman" w:cs="Times New Roman"/>
          <w:rPrChange w:id="644" w:author="Wangjingyi Liao" w:date="2025-06-03T21:53:00Z" w16du:dateUtc="2025-06-03T20:53:00Z">
            <w:rPr>
              <w:rFonts w:eastAsia="Calibri"/>
            </w:rPr>
          </w:rPrChange>
        </w:rPr>
        <w:t xml:space="preserve"> effects, as well as between each of the 11 psychiatric disorders </w:t>
      </w:r>
      <w:r w:rsidRPr="00E27D6C">
        <w:rPr>
          <w:rFonts w:ascii="Times New Roman" w:hAnsi="Times New Roman" w:cs="Times New Roman"/>
          <w:rPrChange w:id="645" w:author="Wangjingyi Liao" w:date="2025-06-03T21:53:00Z" w16du:dateUtc="2025-06-03T20:53:00Z">
            <w:rPr/>
          </w:rPrChange>
        </w:rPr>
        <w:t>–uncorrected and corrected for p– and 3</w:t>
      </w:r>
      <w:r w:rsidRPr="00E27D6C">
        <w:rPr>
          <w:rFonts w:ascii="Times New Roman" w:hAnsi="Times New Roman" w:cs="Times New Roman"/>
          <w:lang w:eastAsia="zh-CN"/>
          <w:rPrChange w:id="646" w:author="Wangjingyi Liao" w:date="2025-06-03T21:53:00Z" w16du:dateUtc="2025-06-03T20:53:00Z">
            <w:rPr>
              <w:rFonts w:hint="eastAsia"/>
              <w:lang w:eastAsia="zh-CN"/>
            </w:rPr>
          </w:rPrChange>
        </w:rPr>
        <w:t>4</w:t>
      </w:r>
      <w:r w:rsidRPr="00E27D6C">
        <w:rPr>
          <w:rFonts w:ascii="Times New Roman" w:hAnsi="Times New Roman" w:cs="Times New Roman"/>
          <w:rPrChange w:id="647" w:author="Wangjingyi Liao" w:date="2025-06-03T21:53:00Z" w16du:dateUtc="2025-06-03T20:53:00Z">
            <w:rPr/>
          </w:rPrChange>
        </w:rPr>
        <w:t xml:space="preserve"> </w:t>
      </w:r>
      <w:r w:rsidR="00EC4860" w:rsidRPr="00E27D6C">
        <w:rPr>
          <w:rFonts w:ascii="Times New Roman" w:hAnsi="Times New Roman" w:cs="Times New Roman"/>
          <w:rPrChange w:id="648" w:author="Wangjingyi Liao" w:date="2025-06-03T21:53:00Z" w16du:dateUtc="2025-06-03T20:53:00Z">
            <w:rPr/>
          </w:rPrChange>
        </w:rPr>
        <w:t xml:space="preserve">external </w:t>
      </w:r>
      <w:r w:rsidRPr="00E27D6C">
        <w:rPr>
          <w:rFonts w:ascii="Times New Roman" w:hAnsi="Times New Roman" w:cs="Times New Roman"/>
          <w:rPrChange w:id="649" w:author="Wangjingyi Liao" w:date="2025-06-03T21:53:00Z" w16du:dateUtc="2025-06-03T20:53:00Z">
            <w:rPr/>
          </w:rPrChange>
        </w:rPr>
        <w:t xml:space="preserve">traits. </w:t>
      </w:r>
      <w:r w:rsidRPr="00E27D6C">
        <w:rPr>
          <w:rStyle w:val="normaltextrun"/>
          <w:rFonts w:ascii="Times New Roman" w:hAnsi="Times New Roman" w:cs="Times New Roman"/>
          <w:rPrChange w:id="650" w:author="Wangjingyi Liao" w:date="2025-06-03T21:53:00Z" w16du:dateUtc="2025-06-03T20:53:00Z">
            <w:rPr>
              <w:rStyle w:val="normaltextrun"/>
              <w:rFonts w:ascii="Calibri" w:hAnsi="Calibri" w:cs="Calibri"/>
            </w:rPr>
          </w:rPrChange>
        </w:rPr>
        <w:t xml:space="preserve">The LD scores used were computed using 1,215,002 SNPs present in the HapMap 3 reference panel, excluding the MHC region on chromosome 6. The differences between genetic correlations with external traits before and after </w:t>
      </w:r>
      <w:proofErr w:type="spellStart"/>
      <w:r w:rsidRPr="00E27D6C">
        <w:rPr>
          <w:rStyle w:val="normaltextrun"/>
          <w:rFonts w:ascii="Times New Roman" w:hAnsi="Times New Roman" w:cs="Times New Roman"/>
          <w:rPrChange w:id="651" w:author="Wangjingyi Liao" w:date="2025-06-03T21:53:00Z" w16du:dateUtc="2025-06-03T20:53:00Z">
            <w:rPr>
              <w:rStyle w:val="normaltextrun"/>
              <w:rFonts w:ascii="Calibri" w:hAnsi="Calibri" w:cs="Calibri"/>
            </w:rPr>
          </w:rPrChange>
        </w:rPr>
        <w:t>partialling</w:t>
      </w:r>
      <w:proofErr w:type="spellEnd"/>
      <w:r w:rsidRPr="00E27D6C">
        <w:rPr>
          <w:rStyle w:val="normaltextrun"/>
          <w:rFonts w:ascii="Times New Roman" w:hAnsi="Times New Roman" w:cs="Times New Roman"/>
          <w:rPrChange w:id="652" w:author="Wangjingyi Liao" w:date="2025-06-03T21:53:00Z" w16du:dateUtc="2025-06-03T20:53:00Z">
            <w:rPr>
              <w:rStyle w:val="normaltextrun"/>
              <w:rFonts w:ascii="Calibri" w:hAnsi="Calibri" w:cs="Calibri"/>
            </w:rPr>
          </w:rPrChange>
        </w:rPr>
        <w:t xml:space="preserve"> out genetic effects associated with </w:t>
      </w:r>
      <w:r w:rsidR="00EC4860" w:rsidRPr="00E27D6C">
        <w:rPr>
          <w:rStyle w:val="normaltextrun"/>
          <w:rFonts w:ascii="Times New Roman" w:hAnsi="Times New Roman" w:cs="Times New Roman"/>
          <w:rPrChange w:id="653" w:author="Wangjingyi Liao" w:date="2025-06-03T21:53:00Z" w16du:dateUtc="2025-06-03T20:53:00Z">
            <w:rPr>
              <w:rStyle w:val="normaltextrun"/>
              <w:rFonts w:ascii="Calibri" w:hAnsi="Calibri" w:cs="Calibri"/>
            </w:rPr>
          </w:rPrChange>
        </w:rPr>
        <w:t xml:space="preserve">the </w:t>
      </w:r>
      <w:r w:rsidRPr="00E27D6C">
        <w:rPr>
          <w:rStyle w:val="normaltextrun"/>
          <w:rFonts w:ascii="Times New Roman" w:hAnsi="Times New Roman" w:cs="Times New Roman"/>
          <w:rPrChange w:id="654" w:author="Wangjingyi Liao" w:date="2025-06-03T21:53:00Z" w16du:dateUtc="2025-06-03T20:53:00Z">
            <w:rPr>
              <w:rStyle w:val="normaltextrun"/>
              <w:rFonts w:ascii="Calibri" w:hAnsi="Calibri" w:cs="Calibri"/>
            </w:rPr>
          </w:rPrChange>
        </w:rPr>
        <w:t xml:space="preserve">p factor were assessed using a two-stage method described in Coleman et al. (2020) </w:t>
      </w:r>
      <w:r w:rsidRPr="00E27D6C">
        <w:rPr>
          <w:rStyle w:val="normaltextrun"/>
          <w:rFonts w:ascii="Times New Roman" w:hAnsi="Times New Roman" w:cs="Times New Roman"/>
          <w:rPrChange w:id="655" w:author="Wangjingyi Liao" w:date="2025-06-03T21:53:00Z" w16du:dateUtc="2025-06-03T20:53:00Z">
            <w:rPr>
              <w:rStyle w:val="normaltextrun"/>
              <w:rFonts w:ascii="Calibri" w:hAnsi="Calibri" w:cs="Calibri"/>
            </w:rPr>
          </w:rPrChange>
        </w:rPr>
        <w:fldChar w:fldCharType="begin">
          <w:fldData xml:space="preserve">PEVuZE5vdGU+PENpdGU+PEF1dGhvcj5Db2xlbWFuPC9BdXRob3I+PFllYXI+MjAyMDwvWWVhcj48
UmVjTnVtPjM4NzwvUmVjTnVtPjxEaXNwbGF5VGV4dD48c3R5bGUgZmFjZT0ic3VwZXJzY3JpcHQi
PjI1PC9zdHlsZT48L0Rpc3BsYXlUZXh0PjxyZWNvcmQ+PHJlYy1udW1iZXI+Mzg3PC9yZWMtbnVt
YmVyPjxmb3JlaWduLWtleXM+PGtleSBhcHA9IkVOIiBkYi1pZD0ieHdmeDkwZjA1NTIyejhlMnN6
bzV0cnd0OXRzYWFlcHRheHZkIiB0aW1lc3RhbXA9IjE3Mzg1OTQzMDEiIGd1aWQ9IjU3MTQ1MjA3
LTdhZjktNDQ3ZC1iMWNlLWY0MmRmZThmYmU0NCI+Mzg3PC9rZXk+PC9mb3JlaWduLWtleXM+PHJl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55136D" w:rsidRPr="00E27D6C">
        <w:rPr>
          <w:rStyle w:val="normaltextrun"/>
          <w:rFonts w:ascii="Times New Roman" w:hAnsi="Times New Roman" w:cs="Times New Roman"/>
          <w:rPrChange w:id="656" w:author="Wangjingyi Liao" w:date="2025-06-03T21:53:00Z" w16du:dateUtc="2025-06-03T20:53:00Z">
            <w:rPr>
              <w:rStyle w:val="normaltextrun"/>
              <w:rFonts w:ascii="Calibri" w:hAnsi="Calibri" w:cs="Calibri"/>
            </w:rPr>
          </w:rPrChange>
        </w:rPr>
        <w:instrText xml:space="preserve"> ADDIN EN.CITE </w:instrText>
      </w:r>
      <w:r w:rsidR="0055136D" w:rsidRPr="00E27D6C">
        <w:rPr>
          <w:rStyle w:val="normaltextrun"/>
          <w:rFonts w:ascii="Times New Roman" w:hAnsi="Times New Roman" w:cs="Times New Roman"/>
          <w:rPrChange w:id="657" w:author="Wangjingyi Liao" w:date="2025-06-03T21:53:00Z" w16du:dateUtc="2025-06-03T20:53:00Z">
            <w:rPr>
              <w:rStyle w:val="normaltextrun"/>
              <w:rFonts w:ascii="Calibri" w:hAnsi="Calibri" w:cs="Calibri"/>
            </w:rPr>
          </w:rPrChange>
        </w:rPr>
        <w:fldChar w:fldCharType="begin">
          <w:fldData xml:space="preserve">PEVuZE5vdGU+PENpdGU+PEF1dGhvcj5Db2xlbWFuPC9BdXRob3I+PFllYXI+MjAyMDwvWWVhcj48
UmVjTnVtPjM4NzwvUmVjTnVtPjxEaXNwbGF5VGV4dD48c3R5bGUgZmFjZT0ic3VwZXJzY3JpcHQi
PjI1PC9zdHlsZT48L0Rpc3BsYXlUZXh0PjxyZWNvcmQ+PHJlYy1udW1iZXI+Mzg3PC9yZWMtbnVt
YmVyPjxmb3JlaWduLWtleXM+PGtleSBhcHA9IkVOIiBkYi1pZD0ieHdmeDkwZjA1NTIyejhlMnN6
bzV0cnd0OXRzYWFlcHRheHZkIiB0aW1lc3RhbXA9IjE3Mzg1OTQzMDEiIGd1aWQ9IjU3MTQ1MjA3
LTdhZjktNDQ3ZC1iMWNlLWY0MmRmZThmYmU0NCI+Mzg3PC9rZXk+PC9mb3JlaWduLWtleXM+PHJl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55136D" w:rsidRPr="00E27D6C">
        <w:rPr>
          <w:rStyle w:val="normaltextrun"/>
          <w:rFonts w:ascii="Times New Roman" w:hAnsi="Times New Roman" w:cs="Times New Roman"/>
          <w:rPrChange w:id="658" w:author="Wangjingyi Liao" w:date="2025-06-03T21:53:00Z" w16du:dateUtc="2025-06-03T20:53:00Z">
            <w:rPr>
              <w:rStyle w:val="normaltextrun"/>
              <w:rFonts w:ascii="Calibri" w:hAnsi="Calibri" w:cs="Calibri"/>
            </w:rPr>
          </w:rPrChange>
        </w:rPr>
        <w:instrText xml:space="preserve"> ADDIN EN.CITE.DATA </w:instrText>
      </w:r>
      <w:r w:rsidR="0055136D" w:rsidRPr="00E27D6C">
        <w:rPr>
          <w:rStyle w:val="normaltextrun"/>
          <w:rFonts w:ascii="Times New Roman" w:hAnsi="Times New Roman" w:cs="Times New Roman"/>
          <w:rPrChange w:id="659" w:author="Wangjingyi Liao" w:date="2025-06-03T21:53:00Z" w16du:dateUtc="2025-06-03T20:53:00Z">
            <w:rPr>
              <w:rStyle w:val="normaltextrun"/>
              <w:rFonts w:ascii="Calibri" w:hAnsi="Calibri" w:cs="Calibri"/>
            </w:rPr>
          </w:rPrChange>
        </w:rPr>
      </w:r>
      <w:r w:rsidR="0055136D" w:rsidRPr="00E27D6C">
        <w:rPr>
          <w:rStyle w:val="normaltextrun"/>
          <w:rFonts w:ascii="Times New Roman" w:hAnsi="Times New Roman" w:cs="Times New Roman"/>
          <w:rPrChange w:id="660" w:author="Wangjingyi Liao" w:date="2025-06-03T21:53:00Z" w16du:dateUtc="2025-06-03T20:53:00Z">
            <w:rPr>
              <w:rStyle w:val="normaltextrun"/>
              <w:rFonts w:ascii="Calibri" w:hAnsi="Calibri" w:cs="Calibri"/>
            </w:rPr>
          </w:rPrChange>
        </w:rPr>
        <w:fldChar w:fldCharType="end"/>
      </w:r>
      <w:r w:rsidRPr="00E27D6C">
        <w:rPr>
          <w:rStyle w:val="normaltextrun"/>
          <w:rFonts w:ascii="Times New Roman" w:hAnsi="Times New Roman" w:cs="Times New Roman"/>
          <w:rPrChange w:id="661" w:author="Wangjingyi Liao" w:date="2025-06-03T21:53:00Z" w16du:dateUtc="2025-06-03T20:53:00Z">
            <w:rPr>
              <w:rStyle w:val="normaltextrun"/>
              <w:rFonts w:ascii="Calibri" w:hAnsi="Calibri" w:cs="Calibri"/>
            </w:rPr>
          </w:rPrChange>
        </w:rPr>
        <w:fldChar w:fldCharType="separate"/>
      </w:r>
      <w:r w:rsidR="00B4130C" w:rsidRPr="00E27D6C">
        <w:rPr>
          <w:rStyle w:val="normaltextrun"/>
          <w:rFonts w:ascii="Times New Roman" w:hAnsi="Times New Roman" w:cs="Times New Roman"/>
          <w:noProof/>
          <w:vertAlign w:val="superscript"/>
          <w:rPrChange w:id="662" w:author="Wangjingyi Liao" w:date="2025-06-03T21:53:00Z" w16du:dateUtc="2025-06-03T20:53:00Z">
            <w:rPr>
              <w:rStyle w:val="normaltextrun"/>
              <w:rFonts w:ascii="Calibri" w:hAnsi="Calibri" w:cs="Calibri"/>
              <w:noProof/>
              <w:vertAlign w:val="superscript"/>
            </w:rPr>
          </w:rPrChange>
        </w:rPr>
        <w:t>25</w:t>
      </w:r>
      <w:r w:rsidRPr="00E27D6C">
        <w:rPr>
          <w:rStyle w:val="normaltextrun"/>
          <w:rFonts w:ascii="Times New Roman" w:hAnsi="Times New Roman" w:cs="Times New Roman"/>
          <w:rPrChange w:id="663" w:author="Wangjingyi Liao" w:date="2025-06-03T21:53:00Z" w16du:dateUtc="2025-06-03T20:53:00Z">
            <w:rPr>
              <w:rStyle w:val="normaltextrun"/>
              <w:rFonts w:ascii="Calibri" w:hAnsi="Calibri" w:cs="Calibri"/>
            </w:rPr>
          </w:rPrChange>
        </w:rPr>
        <w:fldChar w:fldCharType="end"/>
      </w:r>
      <w:r w:rsidRPr="00E27D6C">
        <w:rPr>
          <w:rStyle w:val="normaltextrun"/>
          <w:rFonts w:ascii="Times New Roman" w:hAnsi="Times New Roman" w:cs="Times New Roman"/>
          <w:rPrChange w:id="664" w:author="Wangjingyi Liao" w:date="2025-06-03T21:53:00Z" w16du:dateUtc="2025-06-03T20:53:00Z">
            <w:rPr>
              <w:rStyle w:val="normaltextrun"/>
              <w:rFonts w:ascii="Calibri" w:hAnsi="Calibri" w:cs="Calibri"/>
            </w:rPr>
          </w:rPrChange>
        </w:rPr>
        <w:t xml:space="preserve">. In this method, first, differences in genetic correlations were assessed using a </w:t>
      </w:r>
      <w:proofErr w:type="gramStart"/>
      <w:r w:rsidRPr="00E27D6C">
        <w:rPr>
          <w:rStyle w:val="normaltextrun"/>
          <w:rFonts w:ascii="Times New Roman" w:hAnsi="Times New Roman" w:cs="Times New Roman"/>
          <w:rPrChange w:id="665" w:author="Wangjingyi Liao" w:date="2025-06-03T21:53:00Z" w16du:dateUtc="2025-06-03T20:53:00Z">
            <w:rPr>
              <w:rStyle w:val="normaltextrun"/>
              <w:rFonts w:ascii="Calibri" w:hAnsi="Calibri" w:cs="Calibri"/>
            </w:rPr>
          </w:rPrChange>
        </w:rPr>
        <w:t>two sample</w:t>
      </w:r>
      <w:proofErr w:type="gramEnd"/>
      <w:r w:rsidRPr="00E27D6C">
        <w:rPr>
          <w:rStyle w:val="normaltextrun"/>
          <w:rFonts w:ascii="Times New Roman" w:hAnsi="Times New Roman" w:cs="Times New Roman"/>
          <w:rPrChange w:id="666" w:author="Wangjingyi Liao" w:date="2025-06-03T21:53:00Z" w16du:dateUtc="2025-06-03T20:53:00Z">
            <w:rPr>
              <w:rStyle w:val="normaltextrun"/>
              <w:rFonts w:ascii="Calibri" w:hAnsi="Calibri" w:cs="Calibri"/>
            </w:rPr>
          </w:rPrChange>
        </w:rPr>
        <w:t xml:space="preserve"> z-test, and significant differences (p &lt; 0.05) were then compared using a block-jackknife correction. The results using the jackknife were then further corrected using the Benjamini-Hochberg False Discovery Rate (FDR) method to account for multiple testing.</w:t>
      </w:r>
    </w:p>
    <w:p w14:paraId="033E05C5" w14:textId="77777777" w:rsidR="00417FAF" w:rsidRPr="00E27D6C" w:rsidRDefault="00417FAF" w:rsidP="00E27D6C">
      <w:pPr>
        <w:spacing w:line="360" w:lineRule="auto"/>
        <w:jc w:val="both"/>
        <w:rPr>
          <w:rFonts w:ascii="Times New Roman" w:hAnsi="Times New Roman" w:cs="Times New Roman"/>
          <w:rPrChange w:id="667" w:author="Wangjingyi Liao" w:date="2025-06-03T21:53:00Z" w16du:dateUtc="2025-06-03T20:53:00Z">
            <w:rPr>
              <w:rFonts w:cstheme="minorHAnsi"/>
            </w:rPr>
          </w:rPrChange>
        </w:rPr>
        <w:pPrChange w:id="668" w:author="Wangjingyi Liao" w:date="2025-06-03T21:53:00Z" w16du:dateUtc="2025-06-03T20:53:00Z">
          <w:pPr>
            <w:jc w:val="both"/>
          </w:pPr>
        </w:pPrChange>
      </w:pPr>
    </w:p>
    <w:p w14:paraId="28FB04CF" w14:textId="56F55C41" w:rsidR="00AA2FC2" w:rsidRPr="00E27D6C" w:rsidRDefault="000C2B87" w:rsidP="00E27D6C">
      <w:pPr>
        <w:pStyle w:val="Heading1"/>
        <w:spacing w:line="360" w:lineRule="auto"/>
        <w:rPr>
          <w:rFonts w:ascii="Times New Roman" w:hAnsi="Times New Roman" w:cs="Times New Roman"/>
          <w:sz w:val="24"/>
          <w:szCs w:val="24"/>
          <w:rPrChange w:id="669" w:author="Wangjingyi Liao" w:date="2025-06-03T21:53:00Z" w16du:dateUtc="2025-06-03T20:53:00Z">
            <w:rPr>
              <w:rFonts w:asciiTheme="minorHAnsi" w:hAnsiTheme="minorHAnsi" w:cstheme="minorHAnsi"/>
            </w:rPr>
          </w:rPrChange>
        </w:rPr>
        <w:pPrChange w:id="670" w:author="Wangjingyi Liao" w:date="2025-06-03T21:53:00Z" w16du:dateUtc="2025-06-03T20:53:00Z">
          <w:pPr>
            <w:pStyle w:val="Heading1"/>
          </w:pPr>
        </w:pPrChange>
      </w:pPr>
      <w:r w:rsidRPr="00E27D6C">
        <w:rPr>
          <w:rFonts w:ascii="Times New Roman" w:hAnsi="Times New Roman" w:cs="Times New Roman"/>
          <w:sz w:val="24"/>
          <w:szCs w:val="24"/>
          <w:rPrChange w:id="671" w:author="Wangjingyi Liao" w:date="2025-06-03T21:53:00Z" w16du:dateUtc="2025-06-03T20:53:00Z">
            <w:rPr>
              <w:rFonts w:asciiTheme="minorHAnsi" w:hAnsiTheme="minorHAnsi" w:cstheme="minorHAnsi"/>
            </w:rPr>
          </w:rPrChange>
        </w:rPr>
        <w:t>Results</w:t>
      </w:r>
    </w:p>
    <w:p w14:paraId="1C9D6EA2" w14:textId="5EA9FAF7" w:rsidR="0033725C" w:rsidRPr="00E27D6C" w:rsidRDefault="0033725C" w:rsidP="00E27D6C">
      <w:pPr>
        <w:spacing w:line="360" w:lineRule="auto"/>
        <w:rPr>
          <w:rFonts w:ascii="Times New Roman" w:hAnsi="Times New Roman" w:cs="Times New Roman"/>
          <w:color w:val="222222"/>
          <w:shd w:val="clear" w:color="auto" w:fill="FFFFFF"/>
          <w:rPrChange w:id="672" w:author="Wangjingyi Liao" w:date="2025-06-03T21:53:00Z" w16du:dateUtc="2025-06-03T20:53:00Z">
            <w:rPr>
              <w:rFonts w:cstheme="minorHAnsi"/>
              <w:color w:val="222222"/>
              <w:sz w:val="27"/>
              <w:szCs w:val="27"/>
              <w:shd w:val="clear" w:color="auto" w:fill="FFFFFF"/>
            </w:rPr>
          </w:rPrChange>
        </w:rPr>
        <w:pPrChange w:id="673" w:author="Wangjingyi Liao" w:date="2025-06-03T21:53:00Z" w16du:dateUtc="2025-06-03T20:53:00Z">
          <w:pPr/>
        </w:pPrChange>
      </w:pPr>
    </w:p>
    <w:p w14:paraId="2D29D635" w14:textId="77777777" w:rsidR="003B35BB" w:rsidRPr="00E27D6C" w:rsidRDefault="003B35BB" w:rsidP="00E27D6C">
      <w:pPr>
        <w:pStyle w:val="Heading2"/>
        <w:spacing w:beforeLines="20" w:before="48" w:line="360" w:lineRule="auto"/>
        <w:rPr>
          <w:rFonts w:ascii="Times New Roman" w:hAnsi="Times New Roman" w:cs="Times New Roman"/>
          <w:szCs w:val="24"/>
          <w:u w:val="single"/>
          <w:rPrChange w:id="674" w:author="Wangjingyi Liao" w:date="2025-06-03T21:53:00Z" w16du:dateUtc="2025-06-03T20:53:00Z">
            <w:rPr>
              <w:u w:val="single"/>
            </w:rPr>
          </w:rPrChange>
        </w:rPr>
        <w:pPrChange w:id="675" w:author="Wangjingyi Liao" w:date="2025-06-03T21:53:00Z" w16du:dateUtc="2025-06-03T20:53:00Z">
          <w:pPr>
            <w:pStyle w:val="Heading2"/>
            <w:spacing w:beforeLines="20" w:before="48" w:line="288" w:lineRule="exact"/>
          </w:pPr>
        </w:pPrChange>
      </w:pPr>
      <w:r w:rsidRPr="00E27D6C">
        <w:rPr>
          <w:rFonts w:ascii="Times New Roman" w:hAnsi="Times New Roman" w:cs="Times New Roman"/>
          <w:szCs w:val="24"/>
          <w:u w:val="single"/>
          <w:rPrChange w:id="676" w:author="Wangjingyi Liao" w:date="2025-06-03T21:53:00Z" w16du:dateUtc="2025-06-03T20:53:00Z">
            <w:rPr>
              <w:u w:val="single"/>
            </w:rPr>
          </w:rPrChange>
        </w:rPr>
        <w:t>Isolating transdiagnostic genetic signal from 11 major psychiatric disorders</w:t>
      </w:r>
    </w:p>
    <w:p w14:paraId="390B8725" w14:textId="77777777" w:rsidR="003B35BB" w:rsidRPr="00E27D6C" w:rsidRDefault="003B35BB" w:rsidP="00E27D6C">
      <w:pPr>
        <w:spacing w:beforeLines="20" w:before="48" w:line="360" w:lineRule="auto"/>
        <w:rPr>
          <w:rFonts w:ascii="Times New Roman" w:hAnsi="Times New Roman" w:cs="Times New Roman"/>
          <w:rPrChange w:id="677" w:author="Wangjingyi Liao" w:date="2025-06-03T21:53:00Z" w16du:dateUtc="2025-06-03T20:53:00Z">
            <w:rPr>
              <w:rFonts w:cstheme="minorHAnsi"/>
            </w:rPr>
          </w:rPrChange>
        </w:rPr>
        <w:pPrChange w:id="678"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679" w:author="Wangjingyi Liao" w:date="2025-06-03T21:53:00Z" w16du:dateUtc="2025-06-03T20:53:00Z">
            <w:rPr>
              <w:rFonts w:eastAsia="Calibri" w:cstheme="minorHAnsi"/>
              <w:color w:val="000000" w:themeColor="text1"/>
            </w:rPr>
          </w:rPrChange>
        </w:rPr>
        <w:t xml:space="preserve"> </w:t>
      </w:r>
    </w:p>
    <w:p w14:paraId="199203B3" w14:textId="09B158F6" w:rsidR="003B35BB" w:rsidRPr="00E27D6C" w:rsidRDefault="003123D0" w:rsidP="00E27D6C">
      <w:pPr>
        <w:spacing w:line="360" w:lineRule="auto"/>
        <w:rPr>
          <w:rFonts w:ascii="Times New Roman" w:eastAsia="Calibri" w:hAnsi="Times New Roman" w:cs="Times New Roman"/>
          <w:color w:val="000000" w:themeColor="text1"/>
          <w:rPrChange w:id="680" w:author="Wangjingyi Liao" w:date="2025-06-03T21:53:00Z" w16du:dateUtc="2025-06-03T20:53:00Z">
            <w:rPr>
              <w:rFonts w:eastAsia="Calibri"/>
              <w:color w:val="000000" w:themeColor="text1"/>
            </w:rPr>
          </w:rPrChange>
        </w:rPr>
        <w:pPrChange w:id="681" w:author="Wangjingyi Liao" w:date="2025-06-03T21:53:00Z" w16du:dateUtc="2025-06-03T20:53:00Z">
          <w:pPr/>
        </w:pPrChange>
      </w:pPr>
      <w:bookmarkStart w:id="682" w:name="_Hlk199774068"/>
      <w:r w:rsidRPr="00E27D6C">
        <w:rPr>
          <w:rFonts w:ascii="Times New Roman" w:eastAsia="Calibri" w:hAnsi="Times New Roman" w:cs="Times New Roman"/>
          <w:color w:val="000000" w:themeColor="text1"/>
          <w:rPrChange w:id="683" w:author="Wangjingyi Liao" w:date="2025-06-03T21:53:00Z" w16du:dateUtc="2025-06-03T20:53:00Z">
            <w:rPr>
              <w:rFonts w:eastAsia="Calibri"/>
              <w:color w:val="000000" w:themeColor="text1"/>
            </w:rPr>
          </w:rPrChange>
        </w:rPr>
        <w:t xml:space="preserve">We used Genomic SEM to construct </w:t>
      </w:r>
      <w:r w:rsidR="003B35BB" w:rsidRPr="00E27D6C">
        <w:rPr>
          <w:rFonts w:ascii="Times New Roman" w:eastAsia="Calibri" w:hAnsi="Times New Roman" w:cs="Times New Roman"/>
          <w:color w:val="000000" w:themeColor="text1"/>
          <w:rPrChange w:id="684" w:author="Wangjingyi Liao" w:date="2025-06-03T21:53:00Z" w16du:dateUtc="2025-06-03T20:53:00Z">
            <w:rPr>
              <w:rFonts w:eastAsia="Calibri"/>
              <w:color w:val="000000" w:themeColor="text1"/>
            </w:rPr>
          </w:rPrChange>
        </w:rPr>
        <w:t xml:space="preserve">a genomic p factor using the most recent </w:t>
      </w:r>
      <w:r w:rsidR="00417FAF" w:rsidRPr="00E27D6C">
        <w:rPr>
          <w:rFonts w:ascii="Times New Roman" w:eastAsia="Calibri" w:hAnsi="Times New Roman" w:cs="Times New Roman"/>
          <w:color w:val="000000" w:themeColor="text1"/>
          <w:rPrChange w:id="685" w:author="Wangjingyi Liao" w:date="2025-06-03T21:53:00Z" w16du:dateUtc="2025-06-03T20:53:00Z">
            <w:rPr>
              <w:rFonts w:eastAsia="Calibri"/>
              <w:color w:val="000000" w:themeColor="text1"/>
            </w:rPr>
          </w:rPrChange>
        </w:rPr>
        <w:t xml:space="preserve">publicly available </w:t>
      </w:r>
      <w:r w:rsidR="003B35BB" w:rsidRPr="00E27D6C">
        <w:rPr>
          <w:rFonts w:ascii="Times New Roman" w:eastAsia="Calibri" w:hAnsi="Times New Roman" w:cs="Times New Roman"/>
          <w:color w:val="000000" w:themeColor="text1"/>
          <w:rPrChange w:id="686" w:author="Wangjingyi Liao" w:date="2025-06-03T21:53:00Z" w16du:dateUtc="2025-06-03T20:53:00Z">
            <w:rPr>
              <w:rFonts w:eastAsia="Calibri"/>
              <w:color w:val="000000" w:themeColor="text1"/>
            </w:rPr>
          </w:rPrChange>
        </w:rPr>
        <w:t>summary statistics from GWA</w:t>
      </w:r>
      <w:r w:rsidR="006E56FB" w:rsidRPr="00E27D6C">
        <w:rPr>
          <w:rFonts w:ascii="Times New Roman" w:eastAsia="Calibri" w:hAnsi="Times New Roman" w:cs="Times New Roman"/>
          <w:color w:val="000000" w:themeColor="text1"/>
          <w:rPrChange w:id="687" w:author="Wangjingyi Liao" w:date="2025-06-03T21:53:00Z" w16du:dateUtc="2025-06-03T20:53:00Z">
            <w:rPr>
              <w:rFonts w:eastAsia="Calibri"/>
              <w:color w:val="000000" w:themeColor="text1"/>
            </w:rPr>
          </w:rPrChange>
        </w:rPr>
        <w:t xml:space="preserve">S </w:t>
      </w:r>
      <w:r w:rsidR="003B35BB" w:rsidRPr="00E27D6C">
        <w:rPr>
          <w:rFonts w:ascii="Times New Roman" w:eastAsia="Calibri" w:hAnsi="Times New Roman" w:cs="Times New Roman"/>
          <w:color w:val="000000" w:themeColor="text1"/>
          <w:rPrChange w:id="688" w:author="Wangjingyi Liao" w:date="2025-06-03T21:53:00Z" w16du:dateUtc="2025-06-03T20:53:00Z">
            <w:rPr>
              <w:rFonts w:eastAsia="Calibri"/>
              <w:color w:val="000000" w:themeColor="text1"/>
            </w:rPr>
          </w:rPrChange>
        </w:rPr>
        <w:t xml:space="preserve">of 11 major psychiatric disorders (see Supplementary Table 1). </w:t>
      </w:r>
      <w:r w:rsidR="00FF2E82" w:rsidRPr="00E27D6C">
        <w:rPr>
          <w:rFonts w:ascii="Times New Roman" w:eastAsia="Calibri" w:hAnsi="Times New Roman" w:cs="Times New Roman"/>
          <w:color w:val="000000" w:themeColor="text1"/>
          <w:rPrChange w:id="689" w:author="Wangjingyi Liao" w:date="2025-06-03T21:53:00Z" w16du:dateUtc="2025-06-03T20:53:00Z">
            <w:rPr>
              <w:rFonts w:eastAsia="Calibri"/>
              <w:color w:val="000000" w:themeColor="text1"/>
            </w:rPr>
          </w:rPrChange>
        </w:rPr>
        <w:t>G</w:t>
      </w:r>
      <w:r w:rsidR="003B35BB" w:rsidRPr="00E27D6C">
        <w:rPr>
          <w:rFonts w:ascii="Times New Roman" w:eastAsia="Calibri" w:hAnsi="Times New Roman" w:cs="Times New Roman"/>
          <w:color w:val="000000" w:themeColor="text1"/>
          <w:rPrChange w:id="690" w:author="Wangjingyi Liao" w:date="2025-06-03T21:53:00Z" w16du:dateUtc="2025-06-03T20:53:00Z">
            <w:rPr>
              <w:rFonts w:eastAsia="Calibri"/>
              <w:color w:val="000000" w:themeColor="text1"/>
            </w:rPr>
          </w:rPrChange>
        </w:rPr>
        <w:t>enetic correlation</w:t>
      </w:r>
      <w:r w:rsidR="00FF2E82" w:rsidRPr="00E27D6C">
        <w:rPr>
          <w:rFonts w:ascii="Times New Roman" w:eastAsia="Calibri" w:hAnsi="Times New Roman" w:cs="Times New Roman"/>
          <w:color w:val="000000" w:themeColor="text1"/>
          <w:rPrChange w:id="691" w:author="Wangjingyi Liao" w:date="2025-06-03T21:53:00Z" w16du:dateUtc="2025-06-03T20:53:00Z">
            <w:rPr>
              <w:rFonts w:eastAsia="Calibri"/>
              <w:color w:val="000000" w:themeColor="text1"/>
            </w:rPr>
          </w:rPrChange>
        </w:rPr>
        <w:t xml:space="preserve">s </w:t>
      </w:r>
      <w:r w:rsidR="003B35BB" w:rsidRPr="00E27D6C">
        <w:rPr>
          <w:rFonts w:ascii="Times New Roman" w:eastAsia="Calibri" w:hAnsi="Times New Roman" w:cs="Times New Roman"/>
          <w:color w:val="000000" w:themeColor="text1"/>
          <w:rPrChange w:id="692" w:author="Wangjingyi Liao" w:date="2025-06-03T21:53:00Z" w16du:dateUtc="2025-06-03T20:53:00Z">
            <w:rPr>
              <w:rFonts w:eastAsia="Calibri"/>
              <w:color w:val="000000" w:themeColor="text1"/>
            </w:rPr>
          </w:rPrChange>
        </w:rPr>
        <w:t>are presented in</w:t>
      </w:r>
      <w:r w:rsidR="006E56FB" w:rsidRPr="00E27D6C">
        <w:rPr>
          <w:rFonts w:ascii="Times New Roman" w:eastAsia="Calibri" w:hAnsi="Times New Roman" w:cs="Times New Roman"/>
          <w:color w:val="000000" w:themeColor="text1"/>
          <w:rPrChange w:id="693" w:author="Wangjingyi Liao" w:date="2025-06-03T21:53:00Z" w16du:dateUtc="2025-06-03T20:53:00Z">
            <w:rPr>
              <w:rFonts w:eastAsia="Calibri"/>
              <w:color w:val="000000" w:themeColor="text1"/>
            </w:rPr>
          </w:rPrChange>
        </w:rPr>
        <w:t xml:space="preserve"> </w:t>
      </w:r>
      <w:r w:rsidR="003B35BB" w:rsidRPr="00E27D6C">
        <w:rPr>
          <w:rFonts w:ascii="Times New Roman" w:eastAsia="Calibri" w:hAnsi="Times New Roman" w:cs="Times New Roman"/>
          <w:color w:val="000000" w:themeColor="text1"/>
          <w:rPrChange w:id="694" w:author="Wangjingyi Liao" w:date="2025-06-03T21:53:00Z" w16du:dateUtc="2025-06-03T20:53:00Z">
            <w:rPr>
              <w:rFonts w:eastAsia="Calibri"/>
              <w:color w:val="000000" w:themeColor="text1"/>
            </w:rPr>
          </w:rPrChange>
        </w:rPr>
        <w:t xml:space="preserve">Supplementary Table </w:t>
      </w:r>
      <w:r w:rsidR="008169ED" w:rsidRPr="00E27D6C">
        <w:rPr>
          <w:rFonts w:ascii="Times New Roman" w:eastAsia="Calibri" w:hAnsi="Times New Roman" w:cs="Times New Roman"/>
          <w:color w:val="000000" w:themeColor="text1"/>
          <w:rPrChange w:id="695" w:author="Wangjingyi Liao" w:date="2025-06-03T21:53:00Z" w16du:dateUtc="2025-06-03T20:53:00Z">
            <w:rPr>
              <w:rFonts w:eastAsia="Calibri"/>
              <w:color w:val="000000" w:themeColor="text1"/>
            </w:rPr>
          </w:rPrChange>
        </w:rPr>
        <w:t>2</w:t>
      </w:r>
      <w:r w:rsidR="003B35BB" w:rsidRPr="00E27D6C">
        <w:rPr>
          <w:rFonts w:ascii="Times New Roman" w:eastAsia="Calibri" w:hAnsi="Times New Roman" w:cs="Times New Roman"/>
          <w:color w:val="000000" w:themeColor="text1"/>
          <w:rPrChange w:id="696" w:author="Wangjingyi Liao" w:date="2025-06-03T21:53:00Z" w16du:dateUtc="2025-06-03T20:53:00Z">
            <w:rPr>
              <w:rFonts w:eastAsia="Calibri"/>
              <w:color w:val="000000" w:themeColor="text1"/>
            </w:rPr>
          </w:rPrChange>
        </w:rPr>
        <w:t>. We found a positive manifold of genetic correlation (</w:t>
      </w:r>
      <w:proofErr w:type="spellStart"/>
      <w:r w:rsidR="003B35BB" w:rsidRPr="00E27D6C">
        <w:rPr>
          <w:rFonts w:ascii="Times New Roman" w:eastAsia="Calibri" w:hAnsi="Times New Roman" w:cs="Times New Roman"/>
          <w:color w:val="000000" w:themeColor="text1"/>
          <w:rPrChange w:id="697" w:author="Wangjingyi Liao" w:date="2025-06-03T21:53:00Z" w16du:dateUtc="2025-06-03T20:53:00Z">
            <w:rPr>
              <w:rFonts w:eastAsia="Calibri"/>
              <w:color w:val="000000" w:themeColor="text1"/>
            </w:rPr>
          </w:rPrChange>
        </w:rPr>
        <w:t>r</w:t>
      </w:r>
      <w:r w:rsidR="003B35BB" w:rsidRPr="00E27D6C">
        <w:rPr>
          <w:rFonts w:ascii="Times New Roman" w:eastAsia="Calibri" w:hAnsi="Times New Roman" w:cs="Times New Roman"/>
          <w:color w:val="000000" w:themeColor="text1"/>
          <w:vertAlign w:val="subscript"/>
          <w:rPrChange w:id="698" w:author="Wangjingyi Liao" w:date="2025-06-03T21:53:00Z" w16du:dateUtc="2025-06-03T20:53:00Z">
            <w:rPr>
              <w:rFonts w:eastAsia="Calibri"/>
              <w:color w:val="000000" w:themeColor="text1"/>
              <w:vertAlign w:val="subscript"/>
            </w:rPr>
          </w:rPrChange>
        </w:rPr>
        <w:t>G</w:t>
      </w:r>
      <w:proofErr w:type="spellEnd"/>
      <w:r w:rsidR="003B35BB" w:rsidRPr="00E27D6C">
        <w:rPr>
          <w:rFonts w:ascii="Times New Roman" w:eastAsia="Calibri" w:hAnsi="Times New Roman" w:cs="Times New Roman"/>
          <w:color w:val="000000" w:themeColor="text1"/>
          <w:rPrChange w:id="699" w:author="Wangjingyi Liao" w:date="2025-06-03T21:53:00Z" w16du:dateUtc="2025-06-03T20:53:00Z">
            <w:rPr>
              <w:rFonts w:eastAsia="Calibri"/>
              <w:color w:val="000000" w:themeColor="text1"/>
            </w:rPr>
          </w:rPrChange>
        </w:rPr>
        <w:t xml:space="preserve">) among most disorders, with a mean </w:t>
      </w:r>
      <w:proofErr w:type="spellStart"/>
      <w:r w:rsidR="006E56FB" w:rsidRPr="00E27D6C">
        <w:rPr>
          <w:rFonts w:ascii="Times New Roman" w:eastAsia="Calibri" w:hAnsi="Times New Roman" w:cs="Times New Roman"/>
          <w:color w:val="000000" w:themeColor="text1"/>
          <w:rPrChange w:id="700" w:author="Wangjingyi Liao" w:date="2025-06-03T21:53:00Z" w16du:dateUtc="2025-06-03T20:53:00Z">
            <w:rPr>
              <w:rFonts w:eastAsia="Calibri"/>
              <w:color w:val="000000" w:themeColor="text1"/>
            </w:rPr>
          </w:rPrChange>
        </w:rPr>
        <w:t>r</w:t>
      </w:r>
      <w:r w:rsidR="006E56FB" w:rsidRPr="00E27D6C">
        <w:rPr>
          <w:rFonts w:ascii="Times New Roman" w:eastAsia="Calibri" w:hAnsi="Times New Roman" w:cs="Times New Roman"/>
          <w:color w:val="000000" w:themeColor="text1"/>
          <w:vertAlign w:val="subscript"/>
          <w:rPrChange w:id="701" w:author="Wangjingyi Liao" w:date="2025-06-03T21:53:00Z" w16du:dateUtc="2025-06-03T20:53:00Z">
            <w:rPr>
              <w:rFonts w:eastAsia="Calibri"/>
              <w:color w:val="000000" w:themeColor="text1"/>
              <w:vertAlign w:val="subscript"/>
            </w:rPr>
          </w:rPrChange>
        </w:rPr>
        <w:t>G</w:t>
      </w:r>
      <w:proofErr w:type="spellEnd"/>
      <w:r w:rsidR="006E56FB" w:rsidRPr="00E27D6C">
        <w:rPr>
          <w:rFonts w:ascii="Times New Roman" w:eastAsia="Calibri" w:hAnsi="Times New Roman" w:cs="Times New Roman"/>
          <w:color w:val="000000" w:themeColor="text1"/>
          <w:rPrChange w:id="702" w:author="Wangjingyi Liao" w:date="2025-06-03T21:53:00Z" w16du:dateUtc="2025-06-03T20:53:00Z">
            <w:rPr>
              <w:rFonts w:eastAsia="Calibri"/>
              <w:color w:val="000000" w:themeColor="text1"/>
            </w:rPr>
          </w:rPrChange>
        </w:rPr>
        <w:t xml:space="preserve"> </w:t>
      </w:r>
      <w:r w:rsidR="003B35BB" w:rsidRPr="00E27D6C">
        <w:rPr>
          <w:rFonts w:ascii="Times New Roman" w:eastAsia="Calibri" w:hAnsi="Times New Roman" w:cs="Times New Roman"/>
          <w:color w:val="000000" w:themeColor="text1"/>
          <w:rPrChange w:id="703" w:author="Wangjingyi Liao" w:date="2025-06-03T21:53:00Z" w16du:dateUtc="2025-06-03T20:53:00Z">
            <w:rPr>
              <w:rFonts w:eastAsia="Calibri"/>
              <w:color w:val="000000" w:themeColor="text1"/>
            </w:rPr>
          </w:rPrChange>
        </w:rPr>
        <w:t xml:space="preserve">of 0.29. Estimates ranged between -0.11 for the </w:t>
      </w:r>
      <w:proofErr w:type="spellStart"/>
      <w:r w:rsidR="003B35BB" w:rsidRPr="00E27D6C">
        <w:rPr>
          <w:rFonts w:ascii="Times New Roman" w:eastAsia="Calibri" w:hAnsi="Times New Roman" w:cs="Times New Roman"/>
          <w:color w:val="000000" w:themeColor="text1"/>
          <w:rPrChange w:id="704" w:author="Wangjingyi Liao" w:date="2025-06-03T21:53:00Z" w16du:dateUtc="2025-06-03T20:53:00Z">
            <w:rPr>
              <w:rFonts w:eastAsia="Calibri"/>
              <w:color w:val="000000" w:themeColor="text1"/>
            </w:rPr>
          </w:rPrChange>
        </w:rPr>
        <w:t>r</w:t>
      </w:r>
      <w:r w:rsidR="003B35BB" w:rsidRPr="00E27D6C">
        <w:rPr>
          <w:rFonts w:ascii="Times New Roman" w:eastAsia="Calibri" w:hAnsi="Times New Roman" w:cs="Times New Roman"/>
          <w:color w:val="000000" w:themeColor="text1"/>
          <w:vertAlign w:val="subscript"/>
          <w:rPrChange w:id="705" w:author="Wangjingyi Liao" w:date="2025-06-03T21:53:00Z" w16du:dateUtc="2025-06-03T20:53:00Z">
            <w:rPr>
              <w:rFonts w:eastAsia="Calibri"/>
              <w:color w:val="000000" w:themeColor="text1"/>
              <w:vertAlign w:val="subscript"/>
            </w:rPr>
          </w:rPrChange>
        </w:rPr>
        <w:t>G</w:t>
      </w:r>
      <w:proofErr w:type="spellEnd"/>
      <w:r w:rsidR="003B35BB" w:rsidRPr="00E27D6C">
        <w:rPr>
          <w:rFonts w:ascii="Times New Roman" w:eastAsia="Calibri" w:hAnsi="Times New Roman" w:cs="Times New Roman"/>
          <w:color w:val="000000" w:themeColor="text1"/>
          <w:rPrChange w:id="706" w:author="Wangjingyi Liao" w:date="2025-06-03T21:53:00Z" w16du:dateUtc="2025-06-03T20:53:00Z">
            <w:rPr>
              <w:rFonts w:eastAsia="Calibri"/>
              <w:color w:val="000000" w:themeColor="text1"/>
            </w:rPr>
          </w:rPrChange>
        </w:rPr>
        <w:t xml:space="preserve"> between obsessive compulsive disorder (OCD) and attention deficit hyperactivity disorder (ADHD) and 0.90 between anxiety and major depressive disorder (MDD). </w:t>
      </w:r>
    </w:p>
    <w:bookmarkEnd w:id="682"/>
    <w:p w14:paraId="553459F0" w14:textId="77777777" w:rsidR="000F03E5" w:rsidRPr="00E27D6C" w:rsidRDefault="000F03E5" w:rsidP="00E27D6C">
      <w:pPr>
        <w:spacing w:line="360" w:lineRule="auto"/>
        <w:rPr>
          <w:rFonts w:ascii="Times New Roman" w:eastAsia="Calibri" w:hAnsi="Times New Roman" w:cs="Times New Roman"/>
          <w:color w:val="000000" w:themeColor="text1"/>
          <w:rPrChange w:id="707" w:author="Wangjingyi Liao" w:date="2025-06-03T21:53:00Z" w16du:dateUtc="2025-06-03T20:53:00Z">
            <w:rPr>
              <w:rFonts w:eastAsia="Calibri"/>
              <w:color w:val="000000" w:themeColor="text1"/>
            </w:rPr>
          </w:rPrChange>
        </w:rPr>
        <w:pPrChange w:id="708" w:author="Wangjingyi Liao" w:date="2025-06-03T21:53:00Z" w16du:dateUtc="2025-06-03T20:53:00Z">
          <w:pPr/>
        </w:pPrChange>
      </w:pPr>
    </w:p>
    <w:p w14:paraId="6333CD23" w14:textId="77777777" w:rsidR="0055136D" w:rsidRPr="00E27D6C" w:rsidRDefault="003B35BB" w:rsidP="00E27D6C">
      <w:pPr>
        <w:spacing w:line="360" w:lineRule="auto"/>
        <w:rPr>
          <w:rFonts w:ascii="Times New Roman" w:hAnsi="Times New Roman" w:cs="Times New Roman"/>
          <w:rPrChange w:id="709" w:author="Wangjingyi Liao" w:date="2025-06-03T21:53:00Z" w16du:dateUtc="2025-06-03T20:53:00Z">
            <w:rPr/>
          </w:rPrChange>
        </w:rPr>
        <w:pPrChange w:id="710" w:author="Wangjingyi Liao" w:date="2025-06-03T21:53:00Z" w16du:dateUtc="2025-06-03T20:53:00Z">
          <w:pPr>
            <w:spacing w:line="288" w:lineRule="auto"/>
          </w:pPr>
        </w:pPrChange>
      </w:pPr>
      <w:r w:rsidRPr="00E27D6C">
        <w:rPr>
          <w:rFonts w:ascii="Times New Roman" w:eastAsia="Calibri" w:hAnsi="Times New Roman" w:cs="Times New Roman"/>
          <w:color w:val="000000" w:themeColor="text1"/>
          <w:rPrChange w:id="711" w:author="Wangjingyi Liao" w:date="2025-06-03T21:53:00Z" w16du:dateUtc="2025-06-03T20:53:00Z">
            <w:rPr>
              <w:rFonts w:eastAsia="Calibri"/>
              <w:color w:val="000000" w:themeColor="text1"/>
            </w:rPr>
          </w:rPrChange>
        </w:rPr>
        <w:t xml:space="preserve">To capture </w:t>
      </w:r>
      <w:r w:rsidR="003123D0" w:rsidRPr="00E27D6C">
        <w:rPr>
          <w:rFonts w:ascii="Times New Roman" w:eastAsia="Calibri" w:hAnsi="Times New Roman" w:cs="Times New Roman"/>
          <w:color w:val="000000" w:themeColor="text1"/>
          <w:rPrChange w:id="712" w:author="Wangjingyi Liao" w:date="2025-06-03T21:53:00Z" w16du:dateUtc="2025-06-03T20:53:00Z">
            <w:rPr>
              <w:rFonts w:eastAsia="Calibri"/>
              <w:color w:val="000000" w:themeColor="text1"/>
            </w:rPr>
          </w:rPrChange>
        </w:rPr>
        <w:t xml:space="preserve">these </w:t>
      </w:r>
      <w:r w:rsidRPr="00E27D6C">
        <w:rPr>
          <w:rFonts w:ascii="Times New Roman" w:eastAsia="Calibri" w:hAnsi="Times New Roman" w:cs="Times New Roman"/>
          <w:color w:val="000000" w:themeColor="text1"/>
          <w:rPrChange w:id="713" w:author="Wangjingyi Liao" w:date="2025-06-03T21:53:00Z" w16du:dateUtc="2025-06-03T20:53:00Z">
            <w:rPr>
              <w:rFonts w:eastAsia="Calibri"/>
              <w:color w:val="000000" w:themeColor="text1"/>
            </w:rPr>
          </w:rPrChange>
        </w:rPr>
        <w:t xml:space="preserve">transdiagnostic genetic effects across all 11 disorders, we fitted a common factor model to the genetic covariance matrix. In this model, all disorders loaded on a single </w:t>
      </w:r>
      <w:r w:rsidRPr="00E27D6C">
        <w:rPr>
          <w:rFonts w:ascii="Times New Roman" w:eastAsia="Calibri" w:hAnsi="Times New Roman" w:cs="Times New Roman"/>
          <w:color w:val="000000" w:themeColor="text1"/>
          <w:rPrChange w:id="714" w:author="Wangjingyi Liao" w:date="2025-06-03T21:53:00Z" w16du:dateUtc="2025-06-03T20:53:00Z">
            <w:rPr>
              <w:rFonts w:eastAsia="Calibri"/>
              <w:color w:val="000000" w:themeColor="text1"/>
            </w:rPr>
          </w:rPrChange>
        </w:rPr>
        <w:lastRenderedPageBreak/>
        <w:t xml:space="preserve">common factor (i.e., the p-factor; </w:t>
      </w:r>
      <w:r w:rsidR="00CA767D" w:rsidRPr="00E27D6C">
        <w:rPr>
          <w:rFonts w:ascii="Times New Roman" w:eastAsia="Calibri" w:hAnsi="Times New Roman" w:cs="Times New Roman"/>
          <w:color w:val="000000" w:themeColor="text1"/>
          <w:rPrChange w:id="715" w:author="Wangjingyi Liao" w:date="2025-06-03T21:53:00Z" w16du:dateUtc="2025-06-03T20:53:00Z">
            <w:rPr>
              <w:rFonts w:eastAsia="Calibri"/>
              <w:color w:val="000000" w:themeColor="text1"/>
            </w:rPr>
          </w:rPrChange>
        </w:rPr>
        <w:t xml:space="preserve">top half of </w:t>
      </w:r>
      <w:r w:rsidRPr="00E27D6C">
        <w:rPr>
          <w:rFonts w:ascii="Times New Roman" w:eastAsia="Calibri" w:hAnsi="Times New Roman" w:cs="Times New Roman"/>
          <w:color w:val="000000" w:themeColor="text1"/>
          <w:rPrChange w:id="716" w:author="Wangjingyi Liao" w:date="2025-06-03T21:53:00Z" w16du:dateUtc="2025-06-03T20:53:00Z">
            <w:rPr>
              <w:rFonts w:eastAsia="Calibri"/>
              <w:color w:val="000000" w:themeColor="text1"/>
            </w:rPr>
          </w:rPrChange>
        </w:rPr>
        <w:t>Fig. 1A</w:t>
      </w:r>
      <w:r w:rsidR="003123D0" w:rsidRPr="00E27D6C">
        <w:rPr>
          <w:rFonts w:ascii="Times New Roman" w:eastAsia="Calibri" w:hAnsi="Times New Roman" w:cs="Times New Roman"/>
          <w:color w:val="000000" w:themeColor="text1"/>
          <w:rPrChange w:id="717" w:author="Wangjingyi Liao" w:date="2025-06-03T21:53:00Z" w16du:dateUtc="2025-06-03T20:53:00Z">
            <w:rPr>
              <w:rFonts w:eastAsia="Calibri"/>
              <w:color w:val="000000" w:themeColor="text1"/>
            </w:rPr>
          </w:rPrChange>
        </w:rPr>
        <w:t>)</w:t>
      </w:r>
      <w:r w:rsidR="00CA767D" w:rsidRPr="00E27D6C">
        <w:rPr>
          <w:rFonts w:ascii="Times New Roman" w:eastAsia="Calibri" w:hAnsi="Times New Roman" w:cs="Times New Roman"/>
          <w:color w:val="000000" w:themeColor="text1"/>
          <w:rPrChange w:id="718" w:author="Wangjingyi Liao" w:date="2025-06-03T21:53:00Z" w16du:dateUtc="2025-06-03T20:53:00Z">
            <w:rPr>
              <w:rFonts w:eastAsia="Calibri"/>
              <w:color w:val="000000" w:themeColor="text1"/>
            </w:rPr>
          </w:rPrChange>
        </w:rPr>
        <w:t>.</w:t>
      </w:r>
      <w:r w:rsidR="003123D0" w:rsidRPr="00E27D6C">
        <w:rPr>
          <w:rFonts w:ascii="Times New Roman" w:eastAsia="Calibri" w:hAnsi="Times New Roman" w:cs="Times New Roman"/>
          <w:color w:val="000000" w:themeColor="text1"/>
          <w:rPrChange w:id="719" w:author="Wangjingyi Liao" w:date="2025-06-03T21:53:00Z" w16du:dateUtc="2025-06-03T20:53:00Z">
            <w:rPr>
              <w:rFonts w:eastAsia="Calibri"/>
              <w:color w:val="000000" w:themeColor="text1"/>
            </w:rPr>
          </w:rPrChange>
        </w:rPr>
        <w:t xml:space="preserve"> </w:t>
      </w:r>
      <w:r w:rsidR="00CA767D" w:rsidRPr="00E27D6C">
        <w:rPr>
          <w:rFonts w:ascii="Times New Roman" w:eastAsia="Calibri" w:hAnsi="Times New Roman" w:cs="Times New Roman"/>
          <w:color w:val="000000" w:themeColor="text1"/>
          <w:rPrChange w:id="720" w:author="Wangjingyi Liao" w:date="2025-06-03T21:53:00Z" w16du:dateUtc="2025-06-03T20:53:00Z">
            <w:rPr>
              <w:rFonts w:eastAsia="Calibri"/>
              <w:color w:val="000000" w:themeColor="text1"/>
            </w:rPr>
          </w:rPrChange>
        </w:rPr>
        <w:t>This same model also allowed us to capture residual genetic variance that was associated with each disorder independent of transdiagnostic effects (i.e., non-p; bottom half of Fig. 1A).</w:t>
      </w:r>
      <w:r w:rsidR="00257CDB" w:rsidRPr="00E27D6C">
        <w:rPr>
          <w:rFonts w:ascii="Times New Roman" w:eastAsia="Calibri" w:hAnsi="Times New Roman" w:cs="Times New Roman"/>
          <w:color w:val="000000" w:themeColor="text1"/>
          <w:rPrChange w:id="721" w:author="Wangjingyi Liao" w:date="2025-06-03T21:53:00Z" w16du:dateUtc="2025-06-03T20:53:00Z">
            <w:rPr>
              <w:rFonts w:eastAsia="Calibri"/>
              <w:color w:val="000000" w:themeColor="text1"/>
            </w:rPr>
          </w:rPrChange>
        </w:rPr>
        <w:t xml:space="preserve"> </w:t>
      </w:r>
      <w:r w:rsidR="00257CDB" w:rsidRPr="00E27D6C">
        <w:rPr>
          <w:rFonts w:ascii="Times New Roman" w:eastAsia="Calibri" w:hAnsi="Times New Roman" w:cs="Times New Roman"/>
          <w:rPrChange w:id="722" w:author="Wangjingyi Liao" w:date="2025-06-03T21:53:00Z" w16du:dateUtc="2025-06-03T20:53:00Z">
            <w:rPr>
              <w:rFonts w:eastAsia="Calibri"/>
            </w:rPr>
          </w:rPrChange>
        </w:rPr>
        <w:t>We simultaneously r</w:t>
      </w:r>
      <w:r w:rsidR="003D54F4" w:rsidRPr="00E27D6C">
        <w:rPr>
          <w:rFonts w:ascii="Times New Roman" w:eastAsia="Calibri" w:hAnsi="Times New Roman" w:cs="Times New Roman"/>
          <w:rPrChange w:id="723" w:author="Wangjingyi Liao" w:date="2025-06-03T21:53:00Z" w16du:dateUtc="2025-06-03T20:53:00Z">
            <w:rPr>
              <w:rFonts w:eastAsia="Calibri"/>
            </w:rPr>
          </w:rPrChange>
        </w:rPr>
        <w:t>a</w:t>
      </w:r>
      <w:r w:rsidR="00257CDB" w:rsidRPr="00E27D6C">
        <w:rPr>
          <w:rFonts w:ascii="Times New Roman" w:eastAsia="Calibri" w:hAnsi="Times New Roman" w:cs="Times New Roman"/>
          <w:rPrChange w:id="724" w:author="Wangjingyi Liao" w:date="2025-06-03T21:53:00Z" w16du:dateUtc="2025-06-03T20:53:00Z">
            <w:rPr>
              <w:rFonts w:eastAsia="Calibri"/>
            </w:rPr>
          </w:rPrChange>
        </w:rPr>
        <w:t xml:space="preserve">n GWAS on p and residual variance in each psychiatric disorder. Figure 1A provides a diagram of the GWAS that we ran to capture genetic variance in PTSD after accounting for transdiagnostic genetic effects. </w:t>
      </w:r>
      <w:r w:rsidRPr="00E27D6C">
        <w:rPr>
          <w:rFonts w:ascii="Times New Roman" w:hAnsi="Times New Roman" w:cs="Times New Roman"/>
          <w:rPrChange w:id="725" w:author="Wangjingyi Liao" w:date="2025-06-03T21:53:00Z" w16du:dateUtc="2025-06-03T20:53:00Z">
            <w:rPr/>
          </w:rPrChange>
        </w:rPr>
        <w:t>We repeated this procedure 11 times to isolate transdiagnostic genetic effects from each of the 11 major psychiatric disorders.</w:t>
      </w:r>
    </w:p>
    <w:p w14:paraId="40C95672" w14:textId="77777777" w:rsidR="0055136D" w:rsidRPr="00E27D6C" w:rsidRDefault="0055136D" w:rsidP="00E27D6C">
      <w:pPr>
        <w:spacing w:line="360" w:lineRule="auto"/>
        <w:rPr>
          <w:rStyle w:val="normaltextrun"/>
          <w:rFonts w:ascii="Times New Roman" w:hAnsi="Times New Roman" w:cs="Times New Roman"/>
          <w:color w:val="000000"/>
          <w:shd w:val="clear" w:color="auto" w:fill="FFFFFF"/>
          <w:rPrChange w:id="726" w:author="Wangjingyi Liao" w:date="2025-06-03T21:53:00Z" w16du:dateUtc="2025-06-03T20:53:00Z">
            <w:rPr>
              <w:rStyle w:val="normaltextrun"/>
              <w:rFonts w:ascii="Calibri" w:hAnsi="Calibri" w:cs="Calibri"/>
              <w:color w:val="000000"/>
              <w:shd w:val="clear" w:color="auto" w:fill="FFFFFF"/>
            </w:rPr>
          </w:rPrChange>
        </w:rPr>
        <w:pPrChange w:id="727" w:author="Wangjingyi Liao" w:date="2025-06-03T21:53:00Z" w16du:dateUtc="2025-06-03T20:53:00Z">
          <w:pPr>
            <w:spacing w:line="288" w:lineRule="auto"/>
          </w:pPr>
        </w:pPrChange>
      </w:pPr>
    </w:p>
    <w:p w14:paraId="154DF75F" w14:textId="523381F8" w:rsidR="0055136D" w:rsidRPr="00E27D6C" w:rsidRDefault="0055136D" w:rsidP="00E27D6C">
      <w:pPr>
        <w:spacing w:line="360" w:lineRule="auto"/>
        <w:rPr>
          <w:rStyle w:val="normaltextrun"/>
          <w:rFonts w:ascii="Times New Roman" w:hAnsi="Times New Roman" w:cs="Times New Roman"/>
          <w:color w:val="000000"/>
          <w:shd w:val="clear" w:color="auto" w:fill="FFFFFF"/>
          <w:rPrChange w:id="728" w:author="Wangjingyi Liao" w:date="2025-06-03T21:53:00Z" w16du:dateUtc="2025-06-03T20:53:00Z">
            <w:rPr>
              <w:rStyle w:val="normaltextrun"/>
              <w:rFonts w:ascii="Calibri" w:hAnsi="Calibri" w:cs="Calibri"/>
              <w:color w:val="000000"/>
              <w:shd w:val="clear" w:color="auto" w:fill="FFFFFF"/>
            </w:rPr>
          </w:rPrChange>
        </w:rPr>
        <w:pPrChange w:id="729" w:author="Wangjingyi Liao" w:date="2025-06-03T21:53:00Z" w16du:dateUtc="2025-06-03T20:53:00Z">
          <w:pPr>
            <w:spacing w:line="288" w:lineRule="auto"/>
          </w:pPr>
        </w:pPrChange>
      </w:pPr>
      <w:r w:rsidRPr="00E27D6C">
        <w:rPr>
          <w:rStyle w:val="normaltextrun"/>
          <w:rFonts w:ascii="Times New Roman" w:hAnsi="Times New Roman" w:cs="Times New Roman"/>
          <w:color w:val="000000"/>
          <w:shd w:val="clear" w:color="auto" w:fill="FFFFFF"/>
          <w:rPrChange w:id="730" w:author="Wangjingyi Liao" w:date="2025-06-03T21:53:00Z" w16du:dateUtc="2025-06-03T20:53:00Z">
            <w:rPr>
              <w:rStyle w:val="normaltextrun"/>
              <w:rFonts w:ascii="Calibri" w:hAnsi="Calibri" w:cs="Calibri"/>
              <w:color w:val="000000"/>
              <w:shd w:val="clear" w:color="auto" w:fill="FFFFFF"/>
            </w:rPr>
          </w:rPrChange>
        </w:rPr>
        <w:t xml:space="preserve">After accounting for the transdiagnostic genetic effects associated with p, we identified independent significant hits for </w:t>
      </w:r>
      <w:r w:rsidRPr="00E27D6C">
        <w:rPr>
          <w:rStyle w:val="normaltextrun"/>
          <w:rFonts w:ascii="Times New Roman" w:hAnsi="Times New Roman" w:cs="Times New Roman"/>
          <w:color w:val="000000"/>
          <w:shd w:val="clear" w:color="auto" w:fill="FFFFFF"/>
          <w:rPrChange w:id="731" w:author="Wangjingyi Liao" w:date="2025-06-03T21:53:00Z" w16du:dateUtc="2025-06-03T20:53:00Z">
            <w:rPr>
              <w:rStyle w:val="normaltextrun"/>
              <w:rFonts w:ascii="Calibri" w:hAnsi="Calibri" w:cs="Calibri" w:hint="eastAsia"/>
              <w:color w:val="000000"/>
              <w:shd w:val="clear" w:color="auto" w:fill="FFFFFF"/>
            </w:rPr>
          </w:rPrChange>
        </w:rPr>
        <w:t>seven</w:t>
      </w:r>
      <w:r w:rsidRPr="00E27D6C">
        <w:rPr>
          <w:rStyle w:val="normaltextrun"/>
          <w:rFonts w:ascii="Times New Roman" w:hAnsi="Times New Roman" w:cs="Times New Roman"/>
          <w:color w:val="000000"/>
          <w:shd w:val="clear" w:color="auto" w:fill="FFFFFF"/>
          <w:rPrChange w:id="732" w:author="Wangjingyi Liao" w:date="2025-06-03T21:53:00Z" w16du:dateUtc="2025-06-03T20:53:00Z">
            <w:rPr>
              <w:rStyle w:val="normaltextrun"/>
              <w:rFonts w:ascii="Calibri" w:hAnsi="Calibri" w:cs="Calibri"/>
              <w:color w:val="000000"/>
              <w:shd w:val="clear" w:color="auto" w:fill="FFFFFF"/>
            </w:rPr>
          </w:rPrChange>
        </w:rPr>
        <w:t xml:space="preserve"> out of eleven GWASs</w:t>
      </w:r>
      <w:r w:rsidRPr="00E27D6C">
        <w:rPr>
          <w:rStyle w:val="normaltextrun"/>
          <w:rFonts w:ascii="Times New Roman" w:hAnsi="Times New Roman" w:cs="Times New Roman"/>
          <w:color w:val="000000"/>
          <w:shd w:val="clear" w:color="auto" w:fill="FFFFFF"/>
          <w:rPrChange w:id="733" w:author="Wangjingyi Liao" w:date="2025-06-03T21:53:00Z" w16du:dateUtc="2025-06-03T20:53:00Z">
            <w:rPr>
              <w:rStyle w:val="normaltextrun"/>
              <w:rFonts w:ascii="Calibri" w:hAnsi="Calibri" w:cs="Calibri" w:hint="eastAsia"/>
              <w:color w:val="000000"/>
              <w:shd w:val="clear" w:color="auto" w:fill="FFFFFF"/>
            </w:rPr>
          </w:rPrChange>
        </w:rPr>
        <w:t xml:space="preserve"> (see Method)</w:t>
      </w:r>
      <w:r w:rsidRPr="00E27D6C">
        <w:rPr>
          <w:rStyle w:val="normaltextrun"/>
          <w:rFonts w:ascii="Times New Roman" w:hAnsi="Times New Roman" w:cs="Times New Roman"/>
          <w:color w:val="000000"/>
          <w:shd w:val="clear" w:color="auto" w:fill="FFFFFF"/>
          <w:rPrChange w:id="734" w:author="Wangjingyi Liao" w:date="2025-06-03T21:53:00Z" w16du:dateUtc="2025-06-03T20:53:00Z">
            <w:rPr>
              <w:rStyle w:val="normaltextrun"/>
              <w:rFonts w:ascii="Calibri" w:hAnsi="Calibri" w:cs="Calibri"/>
              <w:color w:val="000000"/>
              <w:shd w:val="clear" w:color="auto" w:fill="FFFFFF"/>
            </w:rPr>
          </w:rPrChange>
        </w:rPr>
        <w:t>. The largest number of independent hits was observed for the non-p GWAS of schizophrenia (</w:t>
      </w:r>
      <w:r w:rsidRPr="00E27D6C">
        <w:rPr>
          <w:rStyle w:val="normaltextrun"/>
          <w:rFonts w:ascii="Times New Roman" w:hAnsi="Times New Roman" w:cs="Times New Roman"/>
          <w:color w:val="000000"/>
          <w:shd w:val="clear" w:color="auto" w:fill="FFFFFF"/>
          <w:rPrChange w:id="735" w:author="Wangjingyi Liao" w:date="2025-06-03T21:53:00Z" w16du:dateUtc="2025-06-03T20:53:00Z">
            <w:rPr>
              <w:rStyle w:val="normaltextrun"/>
              <w:rFonts w:ascii="Calibri" w:hAnsi="Calibri" w:cs="Calibri" w:hint="eastAsia"/>
              <w:color w:val="000000"/>
              <w:shd w:val="clear" w:color="auto" w:fill="FFFFFF"/>
            </w:rPr>
          </w:rPrChange>
        </w:rPr>
        <w:t>118</w:t>
      </w:r>
      <w:r w:rsidRPr="00E27D6C">
        <w:rPr>
          <w:rStyle w:val="normaltextrun"/>
          <w:rFonts w:ascii="Times New Roman" w:hAnsi="Times New Roman" w:cs="Times New Roman"/>
          <w:color w:val="000000"/>
          <w:shd w:val="clear" w:color="auto" w:fill="FFFFFF"/>
          <w:rPrChange w:id="736"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37" w:author="Wangjingyi Liao" w:date="2025-06-03T21:53:00Z" w16du:dateUtc="2025-06-03T20:53:00Z">
            <w:rPr>
              <w:rStyle w:val="normaltextrun"/>
              <w:rFonts w:ascii="Calibri" w:hAnsi="Calibri" w:cs="Calibri" w:hint="eastAsia"/>
              <w:color w:val="000000"/>
              <w:shd w:val="clear" w:color="auto" w:fill="FFFFFF"/>
            </w:rPr>
          </w:rPrChange>
        </w:rPr>
        <w:t>2</w:t>
      </w:r>
      <w:r w:rsidRPr="00E27D6C">
        <w:rPr>
          <w:rStyle w:val="normaltextrun"/>
          <w:rFonts w:ascii="Times New Roman" w:hAnsi="Times New Roman" w:cs="Times New Roman"/>
          <w:color w:val="000000"/>
          <w:shd w:val="clear" w:color="auto" w:fill="FFFFFF"/>
          <w:rPrChange w:id="738" w:author="Wangjingyi Liao" w:date="2025-06-03T21:53:00Z" w16du:dateUtc="2025-06-03T20:53:00Z">
            <w:rPr>
              <w:rStyle w:val="normaltextrun"/>
              <w:rFonts w:ascii="Calibri" w:hAnsi="Calibri" w:cs="Calibri"/>
              <w:color w:val="000000"/>
              <w:shd w:val="clear" w:color="auto" w:fill="FFFFFF"/>
            </w:rPr>
          </w:rPrChange>
        </w:rPr>
        <w:t>7 of which were novel SNP associations that had not emerged as significant in the original GWAS), followed by BIP (</w:t>
      </w:r>
      <w:r w:rsidRPr="00E27D6C">
        <w:rPr>
          <w:rStyle w:val="normaltextrun"/>
          <w:rFonts w:ascii="Times New Roman" w:hAnsi="Times New Roman" w:cs="Times New Roman"/>
          <w:color w:val="000000"/>
          <w:shd w:val="clear" w:color="auto" w:fill="FFFFFF"/>
          <w:rPrChange w:id="739" w:author="Wangjingyi Liao" w:date="2025-06-03T21:53:00Z" w16du:dateUtc="2025-06-03T20:53:00Z">
            <w:rPr>
              <w:rStyle w:val="normaltextrun"/>
              <w:rFonts w:ascii="Calibri" w:hAnsi="Calibri" w:cs="Calibri" w:hint="eastAsia"/>
              <w:color w:val="000000"/>
              <w:shd w:val="clear" w:color="auto" w:fill="FFFFFF"/>
            </w:rPr>
          </w:rPrChange>
        </w:rPr>
        <w:t>22</w:t>
      </w:r>
      <w:r w:rsidRPr="00E27D6C">
        <w:rPr>
          <w:rStyle w:val="normaltextrun"/>
          <w:rFonts w:ascii="Times New Roman" w:hAnsi="Times New Roman" w:cs="Times New Roman"/>
          <w:color w:val="000000"/>
          <w:shd w:val="clear" w:color="auto" w:fill="FFFFFF"/>
          <w:rPrChange w:id="740"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41" w:author="Wangjingyi Liao" w:date="2025-06-03T21:53:00Z" w16du:dateUtc="2025-06-03T20:53:00Z">
            <w:rPr>
              <w:rStyle w:val="normaltextrun"/>
              <w:rFonts w:ascii="Calibri" w:hAnsi="Calibri" w:cs="Calibri" w:hint="eastAsia"/>
              <w:color w:val="000000"/>
              <w:shd w:val="clear" w:color="auto" w:fill="FFFFFF"/>
            </w:rPr>
          </w:rPrChange>
        </w:rPr>
        <w:t>13</w:t>
      </w:r>
      <w:r w:rsidRPr="00E27D6C">
        <w:rPr>
          <w:rStyle w:val="normaltextrun"/>
          <w:rFonts w:ascii="Times New Roman" w:hAnsi="Times New Roman" w:cs="Times New Roman"/>
          <w:color w:val="000000"/>
          <w:shd w:val="clear" w:color="auto" w:fill="FFFFFF"/>
          <w:rPrChange w:id="742" w:author="Wangjingyi Liao" w:date="2025-06-03T21:53:00Z" w16du:dateUtc="2025-06-03T20:53:00Z">
            <w:rPr>
              <w:rStyle w:val="normaltextrun"/>
              <w:rFonts w:ascii="Calibri" w:hAnsi="Calibri" w:cs="Calibri"/>
              <w:color w:val="000000"/>
              <w:shd w:val="clear" w:color="auto" w:fill="FFFFFF"/>
            </w:rPr>
          </w:rPrChange>
        </w:rPr>
        <w:t xml:space="preserve"> novel SNP association</w:t>
      </w:r>
      <w:r w:rsidRPr="00E27D6C">
        <w:rPr>
          <w:rStyle w:val="normaltextrun"/>
          <w:rFonts w:ascii="Times New Roman" w:hAnsi="Times New Roman" w:cs="Times New Roman"/>
          <w:color w:val="000000" w:themeColor="text1"/>
          <w:shd w:val="clear" w:color="auto" w:fill="FFFFFF"/>
          <w:rPrChange w:id="743" w:author="Wangjingyi Liao" w:date="2025-06-03T21:53:00Z" w16du:dateUtc="2025-06-03T20:53:00Z">
            <w:rPr>
              <w:rStyle w:val="normaltextrun"/>
              <w:rFonts w:ascii="Calibri" w:hAnsi="Calibri" w:cs="Calibri"/>
              <w:color w:val="000000" w:themeColor="text1"/>
              <w:shd w:val="clear" w:color="auto" w:fill="FFFFFF"/>
            </w:rPr>
          </w:rPrChange>
        </w:rPr>
        <w:t>s</w:t>
      </w:r>
      <w:r w:rsidRPr="00E27D6C">
        <w:rPr>
          <w:rStyle w:val="normaltextrun"/>
          <w:rFonts w:ascii="Times New Roman" w:hAnsi="Times New Roman" w:cs="Times New Roman"/>
          <w:color w:val="000000"/>
          <w:shd w:val="clear" w:color="auto" w:fill="FFFFFF"/>
          <w:rPrChange w:id="744"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45" w:author="Wangjingyi Liao" w:date="2025-06-03T21:53:00Z" w16du:dateUtc="2025-06-03T20:53:00Z">
            <w:rPr>
              <w:rStyle w:val="normaltextrun"/>
              <w:rFonts w:ascii="Calibri" w:hAnsi="Calibri" w:cs="Calibri" w:hint="eastAsia"/>
              <w:color w:val="000000"/>
              <w:shd w:val="clear" w:color="auto" w:fill="FFFFFF"/>
            </w:rPr>
          </w:rPrChange>
        </w:rPr>
        <w:t xml:space="preserve">MDD (14, 11 novel SNP associations), </w:t>
      </w:r>
      <w:r w:rsidRPr="00E27D6C">
        <w:rPr>
          <w:rStyle w:val="normaltextrun"/>
          <w:rFonts w:ascii="Times New Roman" w:hAnsi="Times New Roman" w:cs="Times New Roman"/>
          <w:color w:val="000000"/>
          <w:shd w:val="clear" w:color="auto" w:fill="FFFFFF"/>
          <w:rPrChange w:id="746" w:author="Wangjingyi Liao" w:date="2025-06-03T21:53:00Z" w16du:dateUtc="2025-06-03T20:53:00Z">
            <w:rPr>
              <w:rStyle w:val="normaltextrun"/>
              <w:rFonts w:ascii="Calibri" w:hAnsi="Calibri" w:cs="Calibri"/>
              <w:color w:val="000000"/>
              <w:shd w:val="clear" w:color="auto" w:fill="FFFFFF"/>
            </w:rPr>
          </w:rPrChange>
        </w:rPr>
        <w:t>ADHD (1</w:t>
      </w:r>
      <w:r w:rsidRPr="00E27D6C">
        <w:rPr>
          <w:rStyle w:val="normaltextrun"/>
          <w:rFonts w:ascii="Times New Roman" w:hAnsi="Times New Roman" w:cs="Times New Roman"/>
          <w:color w:val="000000"/>
          <w:shd w:val="clear" w:color="auto" w:fill="FFFFFF"/>
          <w:rPrChange w:id="747" w:author="Wangjingyi Liao" w:date="2025-06-03T21:53:00Z" w16du:dateUtc="2025-06-03T20:53:00Z">
            <w:rPr>
              <w:rStyle w:val="normaltextrun"/>
              <w:rFonts w:ascii="Calibri" w:hAnsi="Calibri" w:cs="Calibri" w:hint="eastAsia"/>
              <w:color w:val="000000"/>
              <w:shd w:val="clear" w:color="auto" w:fill="FFFFFF"/>
            </w:rPr>
          </w:rPrChange>
        </w:rPr>
        <w:t>2</w:t>
      </w:r>
      <w:r w:rsidRPr="00E27D6C">
        <w:rPr>
          <w:rStyle w:val="normaltextrun"/>
          <w:rFonts w:ascii="Times New Roman" w:hAnsi="Times New Roman" w:cs="Times New Roman"/>
          <w:color w:val="000000"/>
          <w:shd w:val="clear" w:color="auto" w:fill="FFFFFF"/>
          <w:rPrChange w:id="748"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49" w:author="Wangjingyi Liao" w:date="2025-06-03T21:53:00Z" w16du:dateUtc="2025-06-03T20:53:00Z">
            <w:rPr>
              <w:rStyle w:val="normaltextrun"/>
              <w:rFonts w:ascii="Calibri" w:hAnsi="Calibri" w:cs="Calibri" w:hint="eastAsia"/>
              <w:color w:val="000000"/>
              <w:shd w:val="clear" w:color="auto" w:fill="FFFFFF"/>
            </w:rPr>
          </w:rPrChange>
        </w:rPr>
        <w:t>8</w:t>
      </w:r>
      <w:r w:rsidRPr="00E27D6C">
        <w:rPr>
          <w:rStyle w:val="normaltextrun"/>
          <w:rFonts w:ascii="Times New Roman" w:hAnsi="Times New Roman" w:cs="Times New Roman"/>
          <w:color w:val="000000"/>
          <w:shd w:val="clear" w:color="auto" w:fill="FFFFFF"/>
          <w:rPrChange w:id="750" w:author="Wangjingyi Liao" w:date="2025-06-03T21:53:00Z" w16du:dateUtc="2025-06-03T20:53:00Z">
            <w:rPr>
              <w:rStyle w:val="normaltextrun"/>
              <w:rFonts w:ascii="Calibri" w:hAnsi="Calibri" w:cs="Calibri"/>
              <w:color w:val="000000"/>
              <w:shd w:val="clear" w:color="auto" w:fill="FFFFFF"/>
            </w:rPr>
          </w:rPrChange>
        </w:rPr>
        <w:t xml:space="preserve"> novel SNP associations), AN (</w:t>
      </w:r>
      <w:r w:rsidRPr="00E27D6C">
        <w:rPr>
          <w:rStyle w:val="normaltextrun"/>
          <w:rFonts w:ascii="Times New Roman" w:hAnsi="Times New Roman" w:cs="Times New Roman"/>
          <w:color w:val="000000"/>
          <w:shd w:val="clear" w:color="auto" w:fill="FFFFFF"/>
          <w:rPrChange w:id="751" w:author="Wangjingyi Liao" w:date="2025-06-03T21:53:00Z" w16du:dateUtc="2025-06-03T20:53:00Z">
            <w:rPr>
              <w:rStyle w:val="normaltextrun"/>
              <w:rFonts w:ascii="Calibri" w:hAnsi="Calibri" w:cs="Calibri" w:hint="eastAsia"/>
              <w:color w:val="000000"/>
              <w:shd w:val="clear" w:color="auto" w:fill="FFFFFF"/>
            </w:rPr>
          </w:rPrChange>
        </w:rPr>
        <w:t>10</w:t>
      </w:r>
      <w:r w:rsidRPr="00E27D6C">
        <w:rPr>
          <w:rStyle w:val="normaltextrun"/>
          <w:rFonts w:ascii="Times New Roman" w:hAnsi="Times New Roman" w:cs="Times New Roman"/>
          <w:color w:val="000000"/>
          <w:shd w:val="clear" w:color="auto" w:fill="FFFFFF"/>
          <w:rPrChange w:id="752"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53" w:author="Wangjingyi Liao" w:date="2025-06-03T21:53:00Z" w16du:dateUtc="2025-06-03T20:53:00Z">
            <w:rPr>
              <w:rStyle w:val="normaltextrun"/>
              <w:rFonts w:ascii="Calibri" w:hAnsi="Calibri" w:cs="Calibri" w:hint="eastAsia"/>
              <w:color w:val="000000"/>
              <w:shd w:val="clear" w:color="auto" w:fill="FFFFFF"/>
            </w:rPr>
          </w:rPrChange>
        </w:rPr>
        <w:t>8</w:t>
      </w:r>
      <w:r w:rsidRPr="00E27D6C">
        <w:rPr>
          <w:rStyle w:val="normaltextrun"/>
          <w:rFonts w:ascii="Times New Roman" w:hAnsi="Times New Roman" w:cs="Times New Roman"/>
          <w:color w:val="000000"/>
          <w:shd w:val="clear" w:color="auto" w:fill="FFFFFF"/>
          <w:rPrChange w:id="754" w:author="Wangjingyi Liao" w:date="2025-06-03T21:53:00Z" w16du:dateUtc="2025-06-03T20:53:00Z">
            <w:rPr>
              <w:rStyle w:val="normaltextrun"/>
              <w:rFonts w:ascii="Calibri" w:hAnsi="Calibri" w:cs="Calibri"/>
              <w:color w:val="000000"/>
              <w:shd w:val="clear" w:color="auto" w:fill="FFFFFF"/>
            </w:rPr>
          </w:rPrChange>
        </w:rPr>
        <w:t xml:space="preserve"> novel SNP associations)</w:t>
      </w:r>
      <w:r w:rsidRPr="00E27D6C">
        <w:rPr>
          <w:rStyle w:val="normaltextrun"/>
          <w:rFonts w:ascii="Times New Roman" w:hAnsi="Times New Roman" w:cs="Times New Roman"/>
          <w:color w:val="000000"/>
          <w:shd w:val="clear" w:color="auto" w:fill="FFFFFF"/>
          <w:rPrChange w:id="755" w:author="Wangjingyi Liao" w:date="2025-06-03T21:53:00Z" w16du:dateUtc="2025-06-03T20:53:00Z">
            <w:rPr>
              <w:rStyle w:val="normaltextrun"/>
              <w:rFonts w:ascii="Calibri" w:hAnsi="Calibri" w:cs="Calibri" w:hint="eastAsia"/>
              <w:color w:val="000000"/>
              <w:shd w:val="clear" w:color="auto" w:fill="FFFFFF"/>
            </w:rPr>
          </w:rPrChange>
        </w:rPr>
        <w:t xml:space="preserve">, ALCH (3, 1 novel SNP associations) </w:t>
      </w:r>
      <w:r w:rsidRPr="00E27D6C">
        <w:rPr>
          <w:rStyle w:val="normaltextrun"/>
          <w:rFonts w:ascii="Times New Roman" w:hAnsi="Times New Roman" w:cs="Times New Roman"/>
          <w:color w:val="000000"/>
          <w:shd w:val="clear" w:color="auto" w:fill="FFFFFF"/>
          <w:rPrChange w:id="756" w:author="Wangjingyi Liao" w:date="2025-06-03T21:53:00Z" w16du:dateUtc="2025-06-03T20:53:00Z">
            <w:rPr>
              <w:rStyle w:val="normaltextrun"/>
              <w:rFonts w:ascii="Calibri" w:hAnsi="Calibri" w:cs="Calibri"/>
              <w:color w:val="000000"/>
              <w:shd w:val="clear" w:color="auto" w:fill="FFFFFF"/>
            </w:rPr>
          </w:rPrChange>
        </w:rPr>
        <w:t xml:space="preserve">and </w:t>
      </w:r>
      <w:r w:rsidRPr="00E27D6C">
        <w:rPr>
          <w:rStyle w:val="normaltextrun"/>
          <w:rFonts w:ascii="Times New Roman" w:hAnsi="Times New Roman" w:cs="Times New Roman"/>
          <w:color w:val="000000" w:themeColor="text1"/>
          <w:shd w:val="clear" w:color="auto" w:fill="FFFFFF"/>
          <w:rPrChange w:id="757" w:author="Wangjingyi Liao" w:date="2025-06-03T21:53:00Z" w16du:dateUtc="2025-06-03T20:53:00Z">
            <w:rPr>
              <w:rStyle w:val="normaltextrun"/>
              <w:rFonts w:ascii="Calibri" w:hAnsi="Calibri" w:cs="Calibri" w:hint="eastAsia"/>
              <w:color w:val="000000" w:themeColor="text1"/>
              <w:shd w:val="clear" w:color="auto" w:fill="FFFFFF"/>
            </w:rPr>
          </w:rPrChange>
        </w:rPr>
        <w:t>ASD</w:t>
      </w:r>
      <w:r w:rsidRPr="00E27D6C">
        <w:rPr>
          <w:rStyle w:val="normaltextrun"/>
          <w:rFonts w:ascii="Times New Roman" w:hAnsi="Times New Roman" w:cs="Times New Roman"/>
          <w:color w:val="000000" w:themeColor="text1"/>
          <w:shd w:val="clear" w:color="auto" w:fill="FFFFFF"/>
          <w:rPrChange w:id="758" w:author="Wangjingyi Liao" w:date="2025-06-03T21:53:00Z" w16du:dateUtc="2025-06-03T20:53:00Z">
            <w:rPr>
              <w:rStyle w:val="normaltextrun"/>
              <w:rFonts w:ascii="Calibri" w:hAnsi="Calibri" w:cs="Calibri"/>
              <w:color w:val="000000" w:themeColor="text1"/>
              <w:shd w:val="clear" w:color="auto" w:fill="FFFFFF"/>
            </w:rPr>
          </w:rPrChange>
        </w:rPr>
        <w:t xml:space="preserve"> (</w:t>
      </w:r>
      <w:r w:rsidRPr="00E27D6C">
        <w:rPr>
          <w:rStyle w:val="normaltextrun"/>
          <w:rFonts w:ascii="Times New Roman" w:hAnsi="Times New Roman" w:cs="Times New Roman"/>
          <w:color w:val="000000"/>
          <w:shd w:val="clear" w:color="auto" w:fill="FFFFFF"/>
          <w:rPrChange w:id="759" w:author="Wangjingyi Liao" w:date="2025-06-03T21:53:00Z" w16du:dateUtc="2025-06-03T20:53:00Z">
            <w:rPr>
              <w:rStyle w:val="normaltextrun"/>
              <w:rFonts w:ascii="Calibri" w:hAnsi="Calibri" w:cs="Calibri"/>
              <w:color w:val="000000"/>
              <w:shd w:val="clear" w:color="auto" w:fill="FFFFFF"/>
            </w:rPr>
          </w:rPrChange>
        </w:rPr>
        <w:t xml:space="preserve">2). Some of these </w:t>
      </w:r>
      <w:r w:rsidRPr="00E27D6C">
        <w:rPr>
          <w:rStyle w:val="normaltextrun"/>
          <w:rFonts w:ascii="Times New Roman" w:hAnsi="Times New Roman" w:cs="Times New Roman"/>
          <w:color w:val="000000"/>
          <w:shd w:val="clear" w:color="auto" w:fill="FFFFFF"/>
          <w:rPrChange w:id="760" w:author="Wangjingyi Liao" w:date="2025-06-03T21:53:00Z" w16du:dateUtc="2025-06-03T20:53:00Z">
            <w:rPr>
              <w:rStyle w:val="normaltextrun"/>
              <w:rFonts w:ascii="Calibri" w:hAnsi="Calibri" w:cs="Calibri" w:hint="eastAsia"/>
              <w:color w:val="000000"/>
              <w:shd w:val="clear" w:color="auto" w:fill="FFFFFF"/>
            </w:rPr>
          </w:rPrChange>
        </w:rPr>
        <w:t xml:space="preserve">novel </w:t>
      </w:r>
      <w:r w:rsidRPr="00E27D6C">
        <w:rPr>
          <w:rStyle w:val="normaltextrun"/>
          <w:rFonts w:ascii="Times New Roman" w:hAnsi="Times New Roman" w:cs="Times New Roman"/>
          <w:color w:val="000000"/>
          <w:shd w:val="clear" w:color="auto" w:fill="FFFFFF"/>
          <w:rPrChange w:id="761" w:author="Wangjingyi Liao" w:date="2025-06-03T21:53:00Z" w16du:dateUtc="2025-06-03T20:53:00Z">
            <w:rPr>
              <w:rStyle w:val="normaltextrun"/>
              <w:rFonts w:ascii="Calibri" w:hAnsi="Calibri" w:cs="Calibri"/>
              <w:color w:val="000000"/>
              <w:shd w:val="clear" w:color="auto" w:fill="FFFFFF"/>
            </w:rPr>
          </w:rPrChange>
        </w:rPr>
        <w:t>SNP associations had been uncovered by GWAS of psychiatric disorders other than the 11 included in our model, or by GWAS of other traits (not psychiatric disorders), while others had not been reported in the previous literature. F</w:t>
      </w:r>
      <w:r w:rsidRPr="00E27D6C">
        <w:rPr>
          <w:rStyle w:val="normaltextrun"/>
          <w:rFonts w:ascii="Times New Roman" w:hAnsi="Times New Roman" w:cs="Times New Roman"/>
          <w:color w:val="000000"/>
          <w:shd w:val="clear" w:color="auto" w:fill="FFFFFF"/>
          <w:rPrChange w:id="762" w:author="Wangjingyi Liao" w:date="2025-06-03T21:53:00Z" w16du:dateUtc="2025-06-03T20:53:00Z">
            <w:rPr>
              <w:rStyle w:val="normaltextrun"/>
              <w:rFonts w:ascii="Calibri" w:hAnsi="Calibri" w:cs="Calibri" w:hint="eastAsia"/>
              <w:color w:val="000000"/>
              <w:shd w:val="clear" w:color="auto" w:fill="FFFFFF"/>
            </w:rPr>
          </w:rPrChange>
        </w:rPr>
        <w:t xml:space="preserve">or </w:t>
      </w:r>
      <w:r w:rsidRPr="00E27D6C">
        <w:rPr>
          <w:rStyle w:val="normaltextrun"/>
          <w:rFonts w:ascii="Times New Roman" w:hAnsi="Times New Roman" w:cs="Times New Roman"/>
          <w:color w:val="000000"/>
          <w:shd w:val="clear" w:color="auto" w:fill="FFFFFF"/>
          <w:rPrChange w:id="763" w:author="Wangjingyi Liao" w:date="2025-06-03T21:53:00Z" w16du:dateUtc="2025-06-03T20:53:00Z">
            <w:rPr>
              <w:rStyle w:val="normaltextrun"/>
              <w:rFonts w:ascii="Calibri" w:hAnsi="Calibri" w:cs="Calibri"/>
              <w:color w:val="000000"/>
              <w:shd w:val="clear" w:color="auto" w:fill="FFFFFF"/>
            </w:rPr>
          </w:rPrChange>
        </w:rPr>
        <w:t>example</w:t>
      </w:r>
      <w:r w:rsidRPr="00E27D6C">
        <w:rPr>
          <w:rStyle w:val="normaltextrun"/>
          <w:rFonts w:ascii="Times New Roman" w:hAnsi="Times New Roman" w:cs="Times New Roman"/>
          <w:color w:val="000000"/>
          <w:shd w:val="clear" w:color="auto" w:fill="FFFFFF"/>
          <w:rPrChange w:id="764" w:author="Wangjingyi Liao" w:date="2025-06-03T21:53:00Z" w16du:dateUtc="2025-06-03T20:53:00Z">
            <w:rPr>
              <w:rStyle w:val="normaltextrun"/>
              <w:rFonts w:ascii="Calibri" w:hAnsi="Calibri" w:cs="Calibri" w:hint="eastAsia"/>
              <w:color w:val="000000"/>
              <w:shd w:val="clear" w:color="auto" w:fill="FFFFFF"/>
            </w:rPr>
          </w:rPrChange>
        </w:rPr>
        <w:t>, f</w:t>
      </w:r>
      <w:r w:rsidRPr="00E27D6C">
        <w:rPr>
          <w:rStyle w:val="normaltextrun"/>
          <w:rFonts w:ascii="Times New Roman" w:hAnsi="Times New Roman" w:cs="Times New Roman"/>
          <w:color w:val="000000"/>
          <w:shd w:val="clear" w:color="auto" w:fill="FFFFFF"/>
          <w:rPrChange w:id="765" w:author="Wangjingyi Liao" w:date="2025-06-03T21:53:00Z" w16du:dateUtc="2025-06-03T20:53:00Z">
            <w:rPr>
              <w:rStyle w:val="normaltextrun"/>
              <w:rFonts w:ascii="Calibri" w:hAnsi="Calibri" w:cs="Calibri"/>
              <w:color w:val="000000"/>
              <w:shd w:val="clear" w:color="auto" w:fill="FFFFFF"/>
            </w:rPr>
          </w:rPrChange>
        </w:rPr>
        <w:t xml:space="preserve">ocusing on schizophrenia, </w:t>
      </w:r>
      <w:r w:rsidRPr="00E27D6C">
        <w:rPr>
          <w:rStyle w:val="normaltextrun"/>
          <w:rFonts w:ascii="Times New Roman" w:hAnsi="Times New Roman" w:cs="Times New Roman"/>
          <w:color w:val="000000"/>
          <w:shd w:val="clear" w:color="auto" w:fill="FFFFFF"/>
          <w:rPrChange w:id="766" w:author="Wangjingyi Liao" w:date="2025-06-03T21:53:00Z" w16du:dateUtc="2025-06-03T20:53:00Z">
            <w:rPr>
              <w:rStyle w:val="normaltextrun"/>
              <w:rFonts w:ascii="Calibri" w:hAnsi="Calibri" w:cs="Calibri" w:hint="eastAsia"/>
              <w:color w:val="000000"/>
              <w:shd w:val="clear" w:color="auto" w:fill="FFFFFF"/>
            </w:rPr>
          </w:rPrChange>
        </w:rPr>
        <w:t>7</w:t>
      </w:r>
      <w:r w:rsidRPr="00E27D6C">
        <w:rPr>
          <w:rStyle w:val="normaltextrun"/>
          <w:rFonts w:ascii="Times New Roman" w:hAnsi="Times New Roman" w:cs="Times New Roman"/>
          <w:color w:val="000000"/>
          <w:shd w:val="clear" w:color="auto" w:fill="FFFFFF"/>
          <w:rPrChange w:id="767" w:author="Wangjingyi Liao" w:date="2025-06-03T21:53:00Z" w16du:dateUtc="2025-06-03T20:53:00Z">
            <w:rPr>
              <w:rStyle w:val="normaltextrun"/>
              <w:rFonts w:ascii="Calibri" w:hAnsi="Calibri" w:cs="Calibri"/>
              <w:color w:val="000000"/>
              <w:shd w:val="clear" w:color="auto" w:fill="FFFFFF"/>
            </w:rPr>
          </w:rPrChange>
        </w:rPr>
        <w:t xml:space="preserve"> out of the </w:t>
      </w:r>
      <w:r w:rsidRPr="00E27D6C">
        <w:rPr>
          <w:rStyle w:val="normaltextrun"/>
          <w:rFonts w:ascii="Times New Roman" w:hAnsi="Times New Roman" w:cs="Times New Roman"/>
          <w:color w:val="000000"/>
          <w:shd w:val="clear" w:color="auto" w:fill="FFFFFF"/>
          <w:rPrChange w:id="768" w:author="Wangjingyi Liao" w:date="2025-06-03T21:53:00Z" w16du:dateUtc="2025-06-03T20:53:00Z">
            <w:rPr>
              <w:rStyle w:val="normaltextrun"/>
              <w:rFonts w:ascii="Calibri" w:hAnsi="Calibri" w:cs="Calibri" w:hint="eastAsia"/>
              <w:color w:val="000000"/>
              <w:shd w:val="clear" w:color="auto" w:fill="FFFFFF"/>
            </w:rPr>
          </w:rPrChange>
        </w:rPr>
        <w:t>27</w:t>
      </w:r>
      <w:r w:rsidRPr="00E27D6C">
        <w:rPr>
          <w:rStyle w:val="normaltextrun"/>
          <w:rFonts w:ascii="Times New Roman" w:hAnsi="Times New Roman" w:cs="Times New Roman"/>
          <w:color w:val="000000"/>
          <w:shd w:val="clear" w:color="auto" w:fill="FFFFFF"/>
          <w:rPrChange w:id="769" w:author="Wangjingyi Liao" w:date="2025-06-03T21:53:00Z" w16du:dateUtc="2025-06-03T20:53:00Z">
            <w:rPr>
              <w:rStyle w:val="normaltextrun"/>
              <w:rFonts w:ascii="Calibri" w:hAnsi="Calibri" w:cs="Calibri"/>
              <w:color w:val="000000"/>
              <w:shd w:val="clear" w:color="auto" w:fill="FFFFFF"/>
            </w:rPr>
          </w:rPrChange>
        </w:rPr>
        <w:t xml:space="preserve"> novel SNP associations had been uncovered by previous genomic studies on schizophrenia</w:t>
      </w:r>
      <w:r w:rsidRPr="00E27D6C">
        <w:rPr>
          <w:rStyle w:val="normaltextrun"/>
          <w:rFonts w:ascii="Times New Roman" w:hAnsi="Times New Roman" w:cs="Times New Roman"/>
          <w:color w:val="000000"/>
          <w:shd w:val="clear" w:color="auto" w:fill="FFFFFF"/>
          <w:rPrChange w:id="770" w:author="Wangjingyi Liao" w:date="2025-06-03T21:53:00Z" w16du:dateUtc="2025-06-03T20:53:00Z">
            <w:rPr>
              <w:rStyle w:val="normaltextrun"/>
              <w:rFonts w:ascii="Calibri" w:hAnsi="Calibri" w:cs="Calibri" w:hint="eastAsia"/>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71"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PEVuZE5vdGU+PENpdGU+PEF1dGhvcj5Hb2VzPC9BdXRob3I+PFllYXI+MjAxNTwvWWVhcj48UmVj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</w:fldData>
        </w:fldChar>
      </w:r>
      <w:r w:rsidRPr="00E27D6C">
        <w:rPr>
          <w:rStyle w:val="normaltextrun"/>
          <w:rFonts w:ascii="Times New Roman" w:hAnsi="Times New Roman" w:cs="Times New Roman"/>
          <w:color w:val="000000"/>
          <w:shd w:val="clear" w:color="auto" w:fill="FFFFFF"/>
          <w:rPrChange w:id="772" w:author="Wangjingyi Liao" w:date="2025-06-03T21:53:00Z" w16du:dateUtc="2025-06-03T20:53:00Z">
            <w:rPr>
              <w:rStyle w:val="normaltextrun"/>
              <w:rFonts w:ascii="Calibri" w:hAnsi="Calibri" w:cs="Calibri"/>
              <w:color w:val="000000"/>
              <w:shd w:val="clear" w:color="auto" w:fill="FFFFFF"/>
            </w:rPr>
          </w:rPrChange>
        </w:rPr>
        <w:instrText xml:space="preserve"> ADDIN EN.CITE </w:instrText>
      </w:r>
      <w:r w:rsidRPr="00E27D6C">
        <w:rPr>
          <w:rStyle w:val="normaltextrun"/>
          <w:rFonts w:ascii="Times New Roman" w:hAnsi="Times New Roman" w:cs="Times New Roman"/>
          <w:color w:val="000000"/>
          <w:shd w:val="clear" w:color="auto" w:fill="FFFFFF"/>
          <w:rPrChange w:id="773"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PEVuZE5vdGU+PENpdGU+PEF1dGhvcj5Hb2VzPC9BdXRob3I+PFllYXI+MjAxNTwvWWVhcj48UmVj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</w:fldData>
        </w:fldChar>
      </w:r>
      <w:r w:rsidRPr="00E27D6C">
        <w:rPr>
          <w:rStyle w:val="normaltextrun"/>
          <w:rFonts w:ascii="Times New Roman" w:hAnsi="Times New Roman" w:cs="Times New Roman"/>
          <w:color w:val="000000"/>
          <w:shd w:val="clear" w:color="auto" w:fill="FFFFFF"/>
          <w:rPrChange w:id="774" w:author="Wangjingyi Liao" w:date="2025-06-03T21:53:00Z" w16du:dateUtc="2025-06-03T20:53:00Z">
            <w:rPr>
              <w:rStyle w:val="normaltextrun"/>
              <w:rFonts w:ascii="Calibri" w:hAnsi="Calibri" w:cs="Calibri"/>
              <w:color w:val="000000"/>
              <w:shd w:val="clear" w:color="auto" w:fill="FFFFFF"/>
            </w:rPr>
          </w:rPrChange>
        </w:rPr>
        <w:instrText xml:space="preserve"> ADDIN EN.CITE.DATA </w:instrText>
      </w:r>
      <w:r w:rsidRPr="00E27D6C">
        <w:rPr>
          <w:rStyle w:val="normaltextrun"/>
          <w:rFonts w:ascii="Times New Roman" w:hAnsi="Times New Roman" w:cs="Times New Roman"/>
          <w:color w:val="000000"/>
          <w:shd w:val="clear" w:color="auto" w:fill="FFFFFF"/>
          <w:rPrChange w:id="775" w:author="Wangjingyi Liao" w:date="2025-06-03T21:53:00Z" w16du:dateUtc="2025-06-03T20:53:00Z">
            <w:rPr>
              <w:rStyle w:val="normaltextrun"/>
              <w:rFonts w:ascii="Calibri" w:hAnsi="Calibri" w:cs="Calibri"/>
              <w:color w:val="000000"/>
              <w:shd w:val="clear" w:color="auto" w:fill="FFFFFF"/>
            </w:rPr>
          </w:rPrChange>
        </w:rPr>
      </w:r>
      <w:r w:rsidRPr="00E27D6C">
        <w:rPr>
          <w:rStyle w:val="normaltextrun"/>
          <w:rFonts w:ascii="Times New Roman" w:hAnsi="Times New Roman" w:cs="Times New Roman"/>
          <w:color w:val="000000"/>
          <w:shd w:val="clear" w:color="auto" w:fill="FFFFFF"/>
          <w:rPrChange w:id="776"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777" w:author="Wangjingyi Liao" w:date="2025-06-03T21:53:00Z" w16du:dateUtc="2025-06-03T20:53:00Z">
            <w:rPr>
              <w:rStyle w:val="normaltextrun"/>
              <w:rFonts w:ascii="Calibri" w:hAnsi="Calibri" w:cs="Calibri"/>
              <w:color w:val="000000"/>
              <w:shd w:val="clear" w:color="auto" w:fill="FFFFFF"/>
            </w:rPr>
          </w:rPrChange>
        </w:rPr>
        <w:fldChar w:fldCharType="separate"/>
      </w:r>
      <w:r w:rsidRPr="00E27D6C">
        <w:rPr>
          <w:rStyle w:val="normaltextrun"/>
          <w:rFonts w:ascii="Times New Roman" w:hAnsi="Times New Roman" w:cs="Times New Roman"/>
          <w:noProof/>
          <w:color w:val="000000"/>
          <w:shd w:val="clear" w:color="auto" w:fill="FFFFFF"/>
          <w:vertAlign w:val="superscript"/>
          <w:rPrChange w:id="778" w:author="Wangjingyi Liao" w:date="2025-06-03T21:53:00Z" w16du:dateUtc="2025-06-03T20:53:00Z">
            <w:rPr>
              <w:rStyle w:val="normaltextrun"/>
              <w:rFonts w:ascii="Calibri" w:hAnsi="Calibri" w:cs="Calibri"/>
              <w:noProof/>
              <w:color w:val="000000"/>
              <w:shd w:val="clear" w:color="auto" w:fill="FFFFFF"/>
              <w:vertAlign w:val="superscript"/>
            </w:rPr>
          </w:rPrChange>
        </w:rPr>
        <w:t>26-29</w:t>
      </w:r>
      <w:r w:rsidRPr="00E27D6C">
        <w:rPr>
          <w:rStyle w:val="normaltextrun"/>
          <w:rFonts w:ascii="Times New Roman" w:hAnsi="Times New Roman" w:cs="Times New Roman"/>
          <w:color w:val="000000"/>
          <w:shd w:val="clear" w:color="auto" w:fill="FFFFFF"/>
          <w:rPrChange w:id="779"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780" w:author="Wangjingyi Liao" w:date="2025-06-03T21:53:00Z" w16du:dateUtc="2025-06-03T20:53:00Z">
            <w:rPr>
              <w:rStyle w:val="normaltextrun"/>
              <w:rFonts w:ascii="Calibri" w:hAnsi="Calibri" w:cs="Calibri"/>
              <w:color w:val="000000"/>
              <w:shd w:val="clear" w:color="auto" w:fill="FFFFFF"/>
            </w:rPr>
          </w:rPrChange>
        </w:rPr>
        <w:t xml:space="preserve">, 6 had been reported as SNPs associated with physiological or psychological traits (i.e.; body mass index (BMI) </w:t>
      </w:r>
      <w:r w:rsidRPr="00E27D6C">
        <w:rPr>
          <w:rStyle w:val="normaltextrun"/>
          <w:rFonts w:ascii="Times New Roman" w:hAnsi="Times New Roman" w:cs="Times New Roman"/>
          <w:color w:val="000000"/>
          <w:shd w:val="clear" w:color="auto" w:fill="FFFFFF"/>
          <w:rPrChange w:id="781"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PEVuZE5vdGU+PENpdGU+PEF1dGhvcj5DaHJpc3Rha291ZGk8L0F1dGhvcj48WWVhcj4yMDIyPC9Z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</w:fldData>
        </w:fldChar>
      </w:r>
      <w:r w:rsidRPr="00E27D6C">
        <w:rPr>
          <w:rStyle w:val="normaltextrun"/>
          <w:rFonts w:ascii="Times New Roman" w:hAnsi="Times New Roman" w:cs="Times New Roman"/>
          <w:color w:val="000000"/>
          <w:shd w:val="clear" w:color="auto" w:fill="FFFFFF"/>
          <w:rPrChange w:id="782" w:author="Wangjingyi Liao" w:date="2025-06-03T21:53:00Z" w16du:dateUtc="2025-06-03T20:53:00Z">
            <w:rPr>
              <w:rStyle w:val="normaltextrun"/>
              <w:rFonts w:ascii="Calibri" w:hAnsi="Calibri" w:cs="Calibri"/>
              <w:color w:val="000000"/>
              <w:shd w:val="clear" w:color="auto" w:fill="FFFFFF"/>
            </w:rPr>
          </w:rPrChange>
        </w:rPr>
        <w:instrText xml:space="preserve"> ADDIN EN.CITE </w:instrText>
      </w:r>
      <w:r w:rsidRPr="00E27D6C">
        <w:rPr>
          <w:rStyle w:val="normaltextrun"/>
          <w:rFonts w:ascii="Times New Roman" w:hAnsi="Times New Roman" w:cs="Times New Roman"/>
          <w:color w:val="000000"/>
          <w:shd w:val="clear" w:color="auto" w:fill="FFFFFF"/>
          <w:rPrChange w:id="783"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PEVuZE5vdGU+PENpdGU+PEF1dGhvcj5DaHJpc3Rha291ZGk8L0F1dGhvcj48WWVhcj4yMDIyPC9Z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</w:fldData>
        </w:fldChar>
      </w:r>
      <w:r w:rsidRPr="00E27D6C">
        <w:rPr>
          <w:rStyle w:val="normaltextrun"/>
          <w:rFonts w:ascii="Times New Roman" w:hAnsi="Times New Roman" w:cs="Times New Roman"/>
          <w:color w:val="000000"/>
          <w:shd w:val="clear" w:color="auto" w:fill="FFFFFF"/>
          <w:rPrChange w:id="784" w:author="Wangjingyi Liao" w:date="2025-06-03T21:53:00Z" w16du:dateUtc="2025-06-03T20:53:00Z">
            <w:rPr>
              <w:rStyle w:val="normaltextrun"/>
              <w:rFonts w:ascii="Calibri" w:hAnsi="Calibri" w:cs="Calibri"/>
              <w:color w:val="000000"/>
              <w:shd w:val="clear" w:color="auto" w:fill="FFFFFF"/>
            </w:rPr>
          </w:rPrChange>
        </w:rPr>
        <w:instrText xml:space="preserve"> ADDIN EN.CITE.DATA </w:instrText>
      </w:r>
      <w:r w:rsidRPr="00E27D6C">
        <w:rPr>
          <w:rStyle w:val="normaltextrun"/>
          <w:rFonts w:ascii="Times New Roman" w:hAnsi="Times New Roman" w:cs="Times New Roman"/>
          <w:color w:val="000000"/>
          <w:shd w:val="clear" w:color="auto" w:fill="FFFFFF"/>
          <w:rPrChange w:id="785" w:author="Wangjingyi Liao" w:date="2025-06-03T21:53:00Z" w16du:dateUtc="2025-06-03T20:53:00Z">
            <w:rPr>
              <w:rStyle w:val="normaltextrun"/>
              <w:rFonts w:ascii="Calibri" w:hAnsi="Calibri" w:cs="Calibri"/>
              <w:color w:val="000000"/>
              <w:shd w:val="clear" w:color="auto" w:fill="FFFFFF"/>
            </w:rPr>
          </w:rPrChange>
        </w:rPr>
      </w:r>
      <w:r w:rsidRPr="00E27D6C">
        <w:rPr>
          <w:rStyle w:val="normaltextrun"/>
          <w:rFonts w:ascii="Times New Roman" w:hAnsi="Times New Roman" w:cs="Times New Roman"/>
          <w:color w:val="000000"/>
          <w:shd w:val="clear" w:color="auto" w:fill="FFFFFF"/>
          <w:rPrChange w:id="786"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787" w:author="Wangjingyi Liao" w:date="2025-06-03T21:53:00Z" w16du:dateUtc="2025-06-03T20:53:00Z">
            <w:rPr>
              <w:rStyle w:val="normaltextrun"/>
              <w:rFonts w:ascii="Calibri" w:hAnsi="Calibri" w:cs="Calibri"/>
              <w:color w:val="000000"/>
              <w:shd w:val="clear" w:color="auto" w:fill="FFFFFF"/>
            </w:rPr>
          </w:rPrChange>
        </w:rPr>
        <w:fldChar w:fldCharType="separate"/>
      </w:r>
      <w:r w:rsidRPr="00E27D6C">
        <w:rPr>
          <w:rStyle w:val="normaltextrun"/>
          <w:rFonts w:ascii="Times New Roman" w:hAnsi="Times New Roman" w:cs="Times New Roman"/>
          <w:noProof/>
          <w:color w:val="000000"/>
          <w:shd w:val="clear" w:color="auto" w:fill="FFFFFF"/>
          <w:vertAlign w:val="superscript"/>
          <w:rPrChange w:id="788" w:author="Wangjingyi Liao" w:date="2025-06-03T21:53:00Z" w16du:dateUtc="2025-06-03T20:53:00Z">
            <w:rPr>
              <w:rStyle w:val="normaltextrun"/>
              <w:rFonts w:ascii="Calibri" w:hAnsi="Calibri" w:cs="Calibri"/>
              <w:noProof/>
              <w:color w:val="000000"/>
              <w:shd w:val="clear" w:color="auto" w:fill="FFFFFF"/>
              <w:vertAlign w:val="superscript"/>
            </w:rPr>
          </w:rPrChange>
        </w:rPr>
        <w:t>30,31</w:t>
      </w:r>
      <w:r w:rsidRPr="00E27D6C">
        <w:rPr>
          <w:rStyle w:val="normaltextrun"/>
          <w:rFonts w:ascii="Times New Roman" w:hAnsi="Times New Roman" w:cs="Times New Roman"/>
          <w:color w:val="000000"/>
          <w:shd w:val="clear" w:color="auto" w:fill="FFFFFF"/>
          <w:rPrChange w:id="789"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790" w:author="Wangjingyi Liao" w:date="2025-06-03T21:53:00Z" w16du:dateUtc="2025-06-03T20:53:00Z">
            <w:rPr>
              <w:rStyle w:val="normaltextrun"/>
              <w:rFonts w:ascii="Calibri" w:hAnsi="Calibri" w:cs="Calibri" w:hint="eastAsia"/>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91" w:author="Wangjingyi Liao" w:date="2025-06-03T21:53:00Z" w16du:dateUtc="2025-06-03T20:53:00Z">
            <w:rPr>
              <w:rStyle w:val="normaltextrun"/>
              <w:rFonts w:ascii="Calibri" w:hAnsi="Calibri" w:cs="Calibri"/>
              <w:color w:val="000000"/>
              <w:shd w:val="clear" w:color="auto" w:fill="FFFFFF"/>
            </w:rPr>
          </w:rPrChange>
        </w:rPr>
        <w:t>and intelligence</w:t>
      </w:r>
      <w:r w:rsidRPr="00E27D6C">
        <w:rPr>
          <w:rStyle w:val="normaltextrun"/>
          <w:rFonts w:ascii="Times New Roman" w:hAnsi="Times New Roman" w:cs="Times New Roman"/>
          <w:color w:val="000000"/>
          <w:shd w:val="clear" w:color="auto" w:fill="FFFFFF"/>
          <w:rPrChange w:id="792" w:author="Wangjingyi Liao" w:date="2025-06-03T21:53:00Z" w16du:dateUtc="2025-06-03T20:53:00Z">
            <w:rPr>
              <w:rStyle w:val="normaltextrun"/>
              <w:rFonts w:ascii="Calibri" w:hAnsi="Calibri" w:cs="Calibri" w:hint="eastAsia"/>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793"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PEVuZE5vdGU+PENpdGU+PEF1dGhvcj5IaWxsPC9BdXRob3I+PFllYXI+MjAxOTwvWWVhcj48UmVj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</w:fldData>
        </w:fldChar>
      </w:r>
      <w:r w:rsidRPr="00E27D6C">
        <w:rPr>
          <w:rStyle w:val="normaltextrun"/>
          <w:rFonts w:ascii="Times New Roman" w:hAnsi="Times New Roman" w:cs="Times New Roman"/>
          <w:color w:val="000000"/>
          <w:shd w:val="clear" w:color="auto" w:fill="FFFFFF"/>
          <w:rPrChange w:id="794" w:author="Wangjingyi Liao" w:date="2025-06-03T21:53:00Z" w16du:dateUtc="2025-06-03T20:53:00Z">
            <w:rPr>
              <w:rStyle w:val="normaltextrun"/>
              <w:rFonts w:ascii="Calibri" w:hAnsi="Calibri" w:cs="Calibri"/>
              <w:color w:val="000000"/>
              <w:shd w:val="clear" w:color="auto" w:fill="FFFFFF"/>
            </w:rPr>
          </w:rPrChange>
        </w:rPr>
        <w:instrText xml:space="preserve"> ADDIN EN.CITE </w:instrText>
      </w:r>
      <w:r w:rsidRPr="00E27D6C">
        <w:rPr>
          <w:rStyle w:val="normaltextrun"/>
          <w:rFonts w:ascii="Times New Roman" w:hAnsi="Times New Roman" w:cs="Times New Roman"/>
          <w:color w:val="000000"/>
          <w:shd w:val="clear" w:color="auto" w:fill="FFFFFF"/>
          <w:rPrChange w:id="795" w:author="Wangjingyi Liao" w:date="2025-06-03T21:53:00Z" w16du:dateUtc="2025-06-03T20:53:00Z">
            <w:rPr>
              <w:rStyle w:val="normaltextrun"/>
              <w:rFonts w:ascii="Calibri" w:hAnsi="Calibri" w:cs="Calibri"/>
              <w:color w:val="000000"/>
              <w:shd w:val="clear" w:color="auto" w:fill="FFFFFF"/>
            </w:rPr>
          </w:rPrChange>
        </w:rPr>
        <w:fldChar w:fldCharType="begin">
          <w:fldData xml:space="preserve">PEVuZE5vdGU+PENpdGU+PEF1dGhvcj5IaWxsPC9BdXRob3I+PFllYXI+MjAxOTwvWWVhcj48UmVj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</w:fldData>
        </w:fldChar>
      </w:r>
      <w:r w:rsidRPr="00E27D6C">
        <w:rPr>
          <w:rStyle w:val="normaltextrun"/>
          <w:rFonts w:ascii="Times New Roman" w:hAnsi="Times New Roman" w:cs="Times New Roman"/>
          <w:color w:val="000000"/>
          <w:shd w:val="clear" w:color="auto" w:fill="FFFFFF"/>
          <w:rPrChange w:id="796" w:author="Wangjingyi Liao" w:date="2025-06-03T21:53:00Z" w16du:dateUtc="2025-06-03T20:53:00Z">
            <w:rPr>
              <w:rStyle w:val="normaltextrun"/>
              <w:rFonts w:ascii="Calibri" w:hAnsi="Calibri" w:cs="Calibri"/>
              <w:color w:val="000000"/>
              <w:shd w:val="clear" w:color="auto" w:fill="FFFFFF"/>
            </w:rPr>
          </w:rPrChange>
        </w:rPr>
        <w:instrText xml:space="preserve"> ADDIN EN.CITE.DATA </w:instrText>
      </w:r>
      <w:r w:rsidRPr="00E27D6C">
        <w:rPr>
          <w:rStyle w:val="normaltextrun"/>
          <w:rFonts w:ascii="Times New Roman" w:hAnsi="Times New Roman" w:cs="Times New Roman"/>
          <w:color w:val="000000"/>
          <w:shd w:val="clear" w:color="auto" w:fill="FFFFFF"/>
          <w:rPrChange w:id="797" w:author="Wangjingyi Liao" w:date="2025-06-03T21:53:00Z" w16du:dateUtc="2025-06-03T20:53:00Z">
            <w:rPr>
              <w:rStyle w:val="normaltextrun"/>
              <w:rFonts w:ascii="Calibri" w:hAnsi="Calibri" w:cs="Calibri"/>
              <w:color w:val="000000"/>
              <w:shd w:val="clear" w:color="auto" w:fill="FFFFFF"/>
            </w:rPr>
          </w:rPrChange>
        </w:rPr>
      </w:r>
      <w:r w:rsidRPr="00E27D6C">
        <w:rPr>
          <w:rStyle w:val="normaltextrun"/>
          <w:rFonts w:ascii="Times New Roman" w:hAnsi="Times New Roman" w:cs="Times New Roman"/>
          <w:color w:val="000000"/>
          <w:shd w:val="clear" w:color="auto" w:fill="FFFFFF"/>
          <w:rPrChange w:id="798"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799" w:author="Wangjingyi Liao" w:date="2025-06-03T21:53:00Z" w16du:dateUtc="2025-06-03T20:53:00Z">
            <w:rPr>
              <w:rStyle w:val="normaltextrun"/>
              <w:rFonts w:ascii="Calibri" w:hAnsi="Calibri" w:cs="Calibri"/>
              <w:color w:val="000000"/>
              <w:shd w:val="clear" w:color="auto" w:fill="FFFFFF"/>
            </w:rPr>
          </w:rPrChange>
        </w:rPr>
        <w:fldChar w:fldCharType="separate"/>
      </w:r>
      <w:r w:rsidRPr="00E27D6C">
        <w:rPr>
          <w:rStyle w:val="normaltextrun"/>
          <w:rFonts w:ascii="Times New Roman" w:hAnsi="Times New Roman" w:cs="Times New Roman"/>
          <w:noProof/>
          <w:color w:val="000000"/>
          <w:shd w:val="clear" w:color="auto" w:fill="FFFFFF"/>
          <w:vertAlign w:val="superscript"/>
          <w:rPrChange w:id="800" w:author="Wangjingyi Liao" w:date="2025-06-03T21:53:00Z" w16du:dateUtc="2025-06-03T20:53:00Z">
            <w:rPr>
              <w:rStyle w:val="normaltextrun"/>
              <w:rFonts w:ascii="Calibri" w:hAnsi="Calibri" w:cs="Calibri"/>
              <w:noProof/>
              <w:color w:val="000000"/>
              <w:shd w:val="clear" w:color="auto" w:fill="FFFFFF"/>
              <w:vertAlign w:val="superscript"/>
            </w:rPr>
          </w:rPrChange>
        </w:rPr>
        <w:t>32</w:t>
      </w:r>
      <w:r w:rsidRPr="00E27D6C">
        <w:rPr>
          <w:rStyle w:val="normaltextrun"/>
          <w:rFonts w:ascii="Times New Roman" w:hAnsi="Times New Roman" w:cs="Times New Roman"/>
          <w:color w:val="000000"/>
          <w:shd w:val="clear" w:color="auto" w:fill="FFFFFF"/>
          <w:rPrChange w:id="801" w:author="Wangjingyi Liao" w:date="2025-06-03T21:53:00Z" w16du:dateUtc="2025-06-03T20:53:00Z">
            <w:rPr>
              <w:rStyle w:val="normaltextrun"/>
              <w:rFonts w:ascii="Calibri" w:hAnsi="Calibri" w:cs="Calibri"/>
              <w:color w:val="000000"/>
              <w:shd w:val="clear" w:color="auto" w:fill="FFFFFF"/>
            </w:rPr>
          </w:rPrChange>
        </w:rPr>
        <w:fldChar w:fldCharType="end"/>
      </w:r>
      <w:r w:rsidRPr="00E27D6C">
        <w:rPr>
          <w:rStyle w:val="normaltextrun"/>
          <w:rFonts w:ascii="Times New Roman" w:hAnsi="Times New Roman" w:cs="Times New Roman"/>
          <w:color w:val="000000"/>
          <w:shd w:val="clear" w:color="auto" w:fill="FFFFFF"/>
          <w:rPrChange w:id="802" w:author="Wangjingyi Liao" w:date="2025-06-03T21:53:00Z" w16du:dateUtc="2025-06-03T20:53:00Z">
            <w:rPr>
              <w:rStyle w:val="normaltextrun"/>
              <w:rFonts w:ascii="Calibri" w:hAnsi="Calibri" w:cs="Calibri"/>
              <w:color w:val="000000"/>
              <w:shd w:val="clear" w:color="auto" w:fill="FFFFFF"/>
            </w:rPr>
          </w:rPrChange>
        </w:rPr>
        <w:t xml:space="preserve">, and </w:t>
      </w:r>
      <w:r w:rsidRPr="00E27D6C">
        <w:rPr>
          <w:rStyle w:val="normaltextrun"/>
          <w:rFonts w:ascii="Times New Roman" w:hAnsi="Times New Roman" w:cs="Times New Roman"/>
          <w:color w:val="000000"/>
          <w:shd w:val="clear" w:color="auto" w:fill="FFFFFF"/>
          <w:rPrChange w:id="803" w:author="Wangjingyi Liao" w:date="2025-06-03T21:53:00Z" w16du:dateUtc="2025-06-03T20:53:00Z">
            <w:rPr>
              <w:rStyle w:val="normaltextrun"/>
              <w:rFonts w:ascii="Calibri" w:hAnsi="Calibri" w:cs="Calibri" w:hint="eastAsia"/>
              <w:color w:val="000000"/>
              <w:shd w:val="clear" w:color="auto" w:fill="FFFFFF"/>
            </w:rPr>
          </w:rPrChange>
        </w:rPr>
        <w:t>14</w:t>
      </w:r>
      <w:r w:rsidRPr="00E27D6C">
        <w:rPr>
          <w:rStyle w:val="normaltextrun"/>
          <w:rFonts w:ascii="Times New Roman" w:hAnsi="Times New Roman" w:cs="Times New Roman"/>
          <w:color w:val="000000"/>
          <w:shd w:val="clear" w:color="auto" w:fill="FFFFFF"/>
          <w:rPrChange w:id="804" w:author="Wangjingyi Liao" w:date="2025-06-03T21:53:00Z" w16du:dateUtc="2025-06-03T20:53:00Z">
            <w:rPr>
              <w:rStyle w:val="normaltextrun"/>
              <w:rFonts w:ascii="Calibri" w:hAnsi="Calibri" w:cs="Calibri"/>
              <w:color w:val="000000"/>
              <w:shd w:val="clear" w:color="auto" w:fill="FFFFFF"/>
            </w:rPr>
          </w:rPrChange>
        </w:rPr>
        <w:t xml:space="preserve"> SNP associations had not been reported in the extant literature</w:t>
      </w:r>
      <w:r w:rsidRPr="00E27D6C">
        <w:rPr>
          <w:rStyle w:val="normaltextrun"/>
          <w:rFonts w:ascii="Times New Roman" w:hAnsi="Times New Roman" w:cs="Times New Roman"/>
          <w:color w:val="000000"/>
          <w:shd w:val="clear" w:color="auto" w:fill="FFFFFF"/>
          <w:rPrChange w:id="805" w:author="Wangjingyi Liao" w:date="2025-06-03T21:53:00Z" w16du:dateUtc="2025-06-03T20:53:00Z">
            <w:rPr>
              <w:rStyle w:val="normaltextrun"/>
              <w:rFonts w:ascii="Calibri" w:hAnsi="Calibri" w:cs="Calibri" w:hint="eastAsia"/>
              <w:color w:val="000000"/>
              <w:shd w:val="clear" w:color="auto" w:fill="FFFFFF"/>
            </w:rPr>
          </w:rPrChange>
        </w:rPr>
        <w:t>.</w:t>
      </w:r>
      <w:r w:rsidRPr="00E27D6C">
        <w:rPr>
          <w:rStyle w:val="normaltextrun"/>
          <w:rFonts w:ascii="Times New Roman" w:hAnsi="Times New Roman" w:cs="Times New Roman"/>
          <w:color w:val="000000"/>
          <w:shd w:val="clear" w:color="auto" w:fill="FFFFFF"/>
          <w:rPrChange w:id="806" w:author="Wangjingyi Liao" w:date="2025-06-03T21:53:00Z" w16du:dateUtc="2025-06-03T20:53:00Z">
            <w:rPr>
              <w:rStyle w:val="normaltextrun"/>
              <w:rFonts w:ascii="Calibri" w:hAnsi="Calibri" w:cs="Calibri"/>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807" w:author="Wangjingyi Liao" w:date="2025-06-03T21:53:00Z" w16du:dateUtc="2025-06-03T20:53:00Z">
            <w:rPr>
              <w:rStyle w:val="normaltextrun"/>
              <w:rFonts w:ascii="Calibri" w:hAnsi="Calibri" w:cs="Calibri" w:hint="eastAsia"/>
              <w:color w:val="000000"/>
              <w:shd w:val="clear" w:color="auto" w:fill="FFFFFF"/>
            </w:rPr>
          </w:rPrChange>
        </w:rPr>
        <w:t>Details regarding the n</w:t>
      </w:r>
      <w:r w:rsidRPr="00E27D6C">
        <w:rPr>
          <w:rStyle w:val="normaltextrun"/>
          <w:rFonts w:ascii="Times New Roman" w:hAnsi="Times New Roman" w:cs="Times New Roman"/>
          <w:color w:val="000000"/>
          <w:shd w:val="clear" w:color="auto" w:fill="FFFFFF"/>
          <w:rPrChange w:id="808" w:author="Wangjingyi Liao" w:date="2025-06-03T21:53:00Z" w16du:dateUtc="2025-06-03T20:53:00Z">
            <w:rPr>
              <w:rStyle w:val="normaltextrun"/>
              <w:rFonts w:ascii="Calibri" w:hAnsi="Calibri" w:cs="Calibri"/>
              <w:color w:val="000000"/>
              <w:shd w:val="clear" w:color="auto" w:fill="FFFFFF"/>
            </w:rPr>
          </w:rPrChange>
        </w:rPr>
        <w:t>ovel SNP</w:t>
      </w:r>
      <w:r w:rsidRPr="00E27D6C">
        <w:rPr>
          <w:rStyle w:val="normaltextrun"/>
          <w:rFonts w:ascii="Times New Roman" w:hAnsi="Times New Roman" w:cs="Times New Roman"/>
          <w:color w:val="000000"/>
          <w:shd w:val="clear" w:color="auto" w:fill="FFFFFF"/>
          <w:rPrChange w:id="809" w:author="Wangjingyi Liao" w:date="2025-06-03T21:53:00Z" w16du:dateUtc="2025-06-03T20:53:00Z">
            <w:rPr>
              <w:rStyle w:val="normaltextrun"/>
              <w:rFonts w:ascii="Calibri" w:hAnsi="Calibri" w:cs="Calibri" w:hint="eastAsia"/>
              <w:color w:val="000000"/>
              <w:shd w:val="clear" w:color="auto" w:fill="FFFFFF"/>
            </w:rPr>
          </w:rPrChange>
        </w:rPr>
        <w:t xml:space="preserve"> </w:t>
      </w:r>
      <w:r w:rsidRPr="00E27D6C">
        <w:rPr>
          <w:rStyle w:val="normaltextrun"/>
          <w:rFonts w:ascii="Times New Roman" w:hAnsi="Times New Roman" w:cs="Times New Roman"/>
          <w:color w:val="000000"/>
          <w:shd w:val="clear" w:color="auto" w:fill="FFFFFF"/>
          <w:rPrChange w:id="810" w:author="Wangjingyi Liao" w:date="2025-06-03T21:53:00Z" w16du:dateUtc="2025-06-03T20:53:00Z">
            <w:rPr>
              <w:rStyle w:val="normaltextrun"/>
              <w:rFonts w:ascii="Calibri" w:hAnsi="Calibri" w:cs="Calibri"/>
              <w:color w:val="000000"/>
              <w:shd w:val="clear" w:color="auto" w:fill="FFFFFF"/>
            </w:rPr>
          </w:rPrChange>
        </w:rPr>
        <w:t xml:space="preserve">uncovered for the other </w:t>
      </w:r>
      <w:r w:rsidRPr="00E27D6C">
        <w:rPr>
          <w:rStyle w:val="normaltextrun"/>
          <w:rFonts w:ascii="Times New Roman" w:hAnsi="Times New Roman" w:cs="Times New Roman"/>
          <w:color w:val="000000"/>
          <w:shd w:val="clear" w:color="auto" w:fill="FFFFFF"/>
          <w:rPrChange w:id="811" w:author="Wangjingyi Liao" w:date="2025-06-03T21:53:00Z" w16du:dateUtc="2025-06-03T20:53:00Z">
            <w:rPr>
              <w:rStyle w:val="normaltextrun"/>
              <w:rFonts w:ascii="Calibri" w:hAnsi="Calibri" w:cs="Calibri" w:hint="eastAsia"/>
              <w:color w:val="000000"/>
              <w:shd w:val="clear" w:color="auto" w:fill="FFFFFF"/>
            </w:rPr>
          </w:rPrChange>
        </w:rPr>
        <w:t>six</w:t>
      </w:r>
      <w:r w:rsidRPr="00E27D6C">
        <w:rPr>
          <w:rStyle w:val="normaltextrun"/>
          <w:rFonts w:ascii="Times New Roman" w:hAnsi="Times New Roman" w:cs="Times New Roman"/>
          <w:color w:val="000000"/>
          <w:shd w:val="clear" w:color="auto" w:fill="FFFFFF"/>
          <w:rPrChange w:id="812" w:author="Wangjingyi Liao" w:date="2025-06-03T21:53:00Z" w16du:dateUtc="2025-06-03T20:53:00Z">
            <w:rPr>
              <w:rStyle w:val="normaltextrun"/>
              <w:rFonts w:ascii="Calibri" w:hAnsi="Calibri" w:cs="Calibri"/>
              <w:color w:val="000000"/>
              <w:shd w:val="clear" w:color="auto" w:fill="FFFFFF"/>
            </w:rPr>
          </w:rPrChange>
        </w:rPr>
        <w:t xml:space="preserve"> non-p GWASs are </w:t>
      </w:r>
      <w:r w:rsidRPr="00E27D6C">
        <w:rPr>
          <w:rStyle w:val="normaltextrun"/>
          <w:rFonts w:ascii="Times New Roman" w:hAnsi="Times New Roman" w:cs="Times New Roman"/>
          <w:color w:val="000000"/>
          <w:shd w:val="clear" w:color="auto" w:fill="FFFFFF"/>
          <w:rPrChange w:id="813" w:author="Wangjingyi Liao" w:date="2025-06-03T21:53:00Z" w16du:dateUtc="2025-06-03T20:53:00Z">
            <w:rPr>
              <w:rStyle w:val="normaltextrun"/>
              <w:rFonts w:ascii="Calibri" w:hAnsi="Calibri" w:cs="Calibri" w:hint="eastAsia"/>
              <w:color w:val="000000"/>
              <w:shd w:val="clear" w:color="auto" w:fill="FFFFFF"/>
            </w:rPr>
          </w:rPrChange>
        </w:rPr>
        <w:t xml:space="preserve">presented in </w:t>
      </w:r>
      <w:r w:rsidRPr="00E27D6C">
        <w:rPr>
          <w:rStyle w:val="normaltextrun"/>
          <w:rFonts w:ascii="Times New Roman" w:hAnsi="Times New Roman" w:cs="Times New Roman"/>
          <w:color w:val="000000"/>
          <w:shd w:val="clear" w:color="auto" w:fill="FFFFFF"/>
          <w:rPrChange w:id="814" w:author="Wangjingyi Liao" w:date="2025-06-03T21:53:00Z" w16du:dateUtc="2025-06-03T20:53:00Z">
            <w:rPr>
              <w:rStyle w:val="normaltextrun"/>
              <w:rFonts w:ascii="Calibri" w:hAnsi="Calibri" w:cs="Calibri"/>
              <w:color w:val="000000"/>
              <w:shd w:val="clear" w:color="auto" w:fill="FFFFFF"/>
            </w:rPr>
          </w:rPrChange>
        </w:rPr>
        <w:t xml:space="preserve">the Supplementary Tables 3-9. </w:t>
      </w:r>
    </w:p>
    <w:p w14:paraId="32B51885" w14:textId="77777777" w:rsidR="0055136D" w:rsidRPr="00E27D6C" w:rsidRDefault="0055136D" w:rsidP="00E27D6C">
      <w:pPr>
        <w:spacing w:line="360" w:lineRule="auto"/>
        <w:rPr>
          <w:rStyle w:val="normaltextrun"/>
          <w:rFonts w:ascii="Times New Roman" w:hAnsi="Times New Roman" w:cs="Times New Roman"/>
          <w:color w:val="000000"/>
          <w:shd w:val="clear" w:color="auto" w:fill="FFFFFF"/>
          <w:rPrChange w:id="815" w:author="Wangjingyi Liao" w:date="2025-06-03T21:53:00Z" w16du:dateUtc="2025-06-03T20:53:00Z">
            <w:rPr>
              <w:rStyle w:val="normaltextrun"/>
              <w:rFonts w:ascii="Calibri" w:hAnsi="Calibri" w:cs="Calibri"/>
              <w:color w:val="000000"/>
              <w:shd w:val="clear" w:color="auto" w:fill="FFFFFF"/>
            </w:rPr>
          </w:rPrChange>
        </w:rPr>
        <w:pPrChange w:id="816" w:author="Wangjingyi Liao" w:date="2025-06-03T21:53:00Z" w16du:dateUtc="2025-06-03T20:53:00Z">
          <w:pPr>
            <w:spacing w:line="288" w:lineRule="auto"/>
          </w:pPr>
        </w:pPrChange>
      </w:pPr>
    </w:p>
    <w:p w14:paraId="6B17A943" w14:textId="061A879A" w:rsidR="0055136D" w:rsidRPr="00E27D6C" w:rsidRDefault="0055136D" w:rsidP="00E27D6C">
      <w:pPr>
        <w:spacing w:line="360" w:lineRule="auto"/>
        <w:rPr>
          <w:rFonts w:ascii="Times New Roman" w:hAnsi="Times New Roman" w:cs="Times New Roman"/>
          <w:rPrChange w:id="817" w:author="Wangjingyi Liao" w:date="2025-06-03T21:53:00Z" w16du:dateUtc="2025-06-03T20:53:00Z">
            <w:rPr/>
          </w:rPrChange>
        </w:rPr>
        <w:pPrChange w:id="818" w:author="Wangjingyi Liao" w:date="2025-06-03T21:53:00Z" w16du:dateUtc="2025-06-03T20:53:00Z">
          <w:pPr>
            <w:spacing w:line="288" w:lineRule="auto"/>
          </w:pPr>
        </w:pPrChange>
      </w:pPr>
      <w:r w:rsidRPr="00E27D6C">
        <w:rPr>
          <w:rFonts w:ascii="Times New Roman" w:hAnsi="Times New Roman" w:cs="Times New Roman"/>
          <w:rPrChange w:id="819" w:author="Wangjingyi Liao" w:date="2025-06-03T21:53:00Z" w16du:dateUtc="2025-06-03T20:53:00Z">
            <w:rPr/>
          </w:rPrChange>
        </w:rPr>
        <w:t xml:space="preserve">We </w:t>
      </w:r>
      <w:r w:rsidRPr="00E27D6C">
        <w:rPr>
          <w:rFonts w:ascii="Times New Roman" w:hAnsi="Times New Roman" w:cs="Times New Roman"/>
          <w:rPrChange w:id="820" w:author="Wangjingyi Liao" w:date="2025-06-03T21:53:00Z" w16du:dateUtc="2025-06-03T20:53:00Z">
            <w:rPr>
              <w:rFonts w:hint="eastAsia"/>
            </w:rPr>
          </w:rPrChange>
        </w:rPr>
        <w:t xml:space="preserve">also </w:t>
      </w:r>
      <w:r w:rsidRPr="00E27D6C">
        <w:rPr>
          <w:rFonts w:ascii="Times New Roman" w:hAnsi="Times New Roman" w:cs="Times New Roman"/>
          <w:rPrChange w:id="821" w:author="Wangjingyi Liao" w:date="2025-06-03T21:53:00Z" w16du:dateUtc="2025-06-03T20:53:00Z">
            <w:rPr/>
          </w:rPrChange>
        </w:rPr>
        <w:t>used MAGMA</w:t>
      </w:r>
      <w:r w:rsidRPr="00E27D6C">
        <w:rPr>
          <w:rFonts w:ascii="Times New Roman" w:hAnsi="Times New Roman" w:cs="Times New Roman"/>
          <w:rPrChange w:id="822" w:author="Wangjingyi Liao" w:date="2025-06-03T21:53:00Z" w16du:dateUtc="2025-06-03T20:53:00Z">
            <w:rPr/>
          </w:rPrChange>
        </w:rPr>
        <w:fldChar w:fldCharType="begin">
          <w:fldData xml:space="preserve">PEVuZE5vdGU+PENpdGU+PEF1dGhvcj5kZSBMZWV1dzwvQXV0aG9yPjxZZWFyPjIwMTU8L1llYXI+
PFJlY051bT40NjU8L1JlY051bT48RGlzcGxheVRleHQ+PHN0eWxlIGZhY2U9InN1cGVyc2NyaXB0
Ij4zMzwvc3R5bGU+PC9EaXNwbGF5VGV4dD48cmVjb3JkPjxyZWMtbnVtYmVyPjQ2NTwvcmVjLW51
bWJlcj48Zm9yZWlnbi1rZXlzPjxrZXkgYXBwPSJFTiIgZGItaWQ9Inh3Zng5MGYwNTUyMno4ZTJz
em81dHJ3dDl0c2FhZXB0YXh2ZCIgdGltZXN0YW1wPSIxNzM4NTk1ODIyIiBndWlkPSIwYzNlYWNi
YS03NTc1LTQ1YWUtODgyYy1mNWE4MDNiZmVjZTQiPjQ2NTwva2V5PjwvZm9yZWlnbi1rZXlzPjxy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Pr="00E27D6C">
        <w:rPr>
          <w:rFonts w:ascii="Times New Roman" w:hAnsi="Times New Roman" w:cs="Times New Roman"/>
          <w:rPrChange w:id="823" w:author="Wangjingyi Liao" w:date="2025-06-03T21:53:00Z" w16du:dateUtc="2025-06-03T20:53:00Z">
            <w:rPr/>
          </w:rPrChange>
        </w:rPr>
        <w:instrText xml:space="preserve"> ADDIN EN.CITE </w:instrText>
      </w:r>
      <w:r w:rsidRPr="00E27D6C">
        <w:rPr>
          <w:rFonts w:ascii="Times New Roman" w:hAnsi="Times New Roman" w:cs="Times New Roman"/>
          <w:rPrChange w:id="824" w:author="Wangjingyi Liao" w:date="2025-06-03T21:53:00Z" w16du:dateUtc="2025-06-03T20:53:00Z">
            <w:rPr/>
          </w:rPrChange>
        </w:rPr>
        <w:fldChar w:fldCharType="begin">
          <w:fldData xml:space="preserve">PEVuZE5vdGU+PENpdGU+PEF1dGhvcj5kZSBMZWV1dzwvQXV0aG9yPjxZZWFyPjIwMTU8L1llYXI+
PFJlY051bT40NjU8L1JlY051bT48RGlzcGxheVRleHQ+PHN0eWxlIGZhY2U9InN1cGVyc2NyaXB0
Ij4zMzwvc3R5bGU+PC9EaXNwbGF5VGV4dD48cmVjb3JkPjxyZWMtbnVtYmVyPjQ2NTwvcmVjLW51
bWJlcj48Zm9yZWlnbi1rZXlzPjxrZXkgYXBwPSJFTiIgZGItaWQ9Inh3Zng5MGYwNTUyMno4ZTJz
em81dHJ3dDl0c2FhZXB0YXh2ZCIgdGltZXN0YW1wPSIxNzM4NTk1ODIyIiBndWlkPSIwYzNlYWNi
YS03NTc1LTQ1YWUtODgyYy1mNWE4MDNiZmVjZTQiPjQ2NTwva2V5PjwvZm9yZWlnbi1rZXlzPjxy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Pr="00E27D6C">
        <w:rPr>
          <w:rFonts w:ascii="Times New Roman" w:hAnsi="Times New Roman" w:cs="Times New Roman"/>
          <w:rPrChange w:id="825" w:author="Wangjingyi Liao" w:date="2025-06-03T21:53:00Z" w16du:dateUtc="2025-06-03T20:53:00Z">
            <w:rPr/>
          </w:rPrChange>
        </w:rPr>
        <w:instrText xml:space="preserve"> ADDIN EN.CITE.DATA </w:instrText>
      </w:r>
      <w:r w:rsidRPr="00E27D6C">
        <w:rPr>
          <w:rFonts w:ascii="Times New Roman" w:hAnsi="Times New Roman" w:cs="Times New Roman"/>
          <w:rPrChange w:id="826" w:author="Wangjingyi Liao" w:date="2025-06-03T21:53:00Z" w16du:dateUtc="2025-06-03T20:53:00Z">
            <w:rPr/>
          </w:rPrChange>
        </w:rPr>
      </w:r>
      <w:r w:rsidRPr="00E27D6C">
        <w:rPr>
          <w:rFonts w:ascii="Times New Roman" w:hAnsi="Times New Roman" w:cs="Times New Roman"/>
          <w:rPrChange w:id="827" w:author="Wangjingyi Liao" w:date="2025-06-03T21:53:00Z" w16du:dateUtc="2025-06-03T20:53:00Z">
            <w:rPr/>
          </w:rPrChange>
        </w:rPr>
        <w:fldChar w:fldCharType="end"/>
      </w:r>
      <w:r w:rsidRPr="00E27D6C">
        <w:rPr>
          <w:rFonts w:ascii="Times New Roman" w:hAnsi="Times New Roman" w:cs="Times New Roman"/>
          <w:rPrChange w:id="828" w:author="Wangjingyi Liao" w:date="2025-06-03T21:53:00Z" w16du:dateUtc="2025-06-03T20:53:00Z">
            <w:rPr/>
          </w:rPrChange>
        </w:rPr>
        <w:fldChar w:fldCharType="separate"/>
      </w:r>
      <w:r w:rsidRPr="00E27D6C">
        <w:rPr>
          <w:rFonts w:ascii="Times New Roman" w:hAnsi="Times New Roman" w:cs="Times New Roman"/>
          <w:noProof/>
          <w:vertAlign w:val="superscript"/>
          <w:rPrChange w:id="829" w:author="Wangjingyi Liao" w:date="2025-06-03T21:53:00Z" w16du:dateUtc="2025-06-03T20:53:00Z">
            <w:rPr>
              <w:noProof/>
              <w:vertAlign w:val="superscript"/>
            </w:rPr>
          </w:rPrChange>
        </w:rPr>
        <w:t>33</w:t>
      </w:r>
      <w:r w:rsidRPr="00E27D6C">
        <w:rPr>
          <w:rFonts w:ascii="Times New Roman" w:hAnsi="Times New Roman" w:cs="Times New Roman"/>
          <w:rPrChange w:id="830" w:author="Wangjingyi Liao" w:date="2025-06-03T21:53:00Z" w16du:dateUtc="2025-06-03T20:53:00Z">
            <w:rPr/>
          </w:rPrChange>
        </w:rPr>
        <w:fldChar w:fldCharType="end"/>
      </w:r>
      <w:r w:rsidRPr="00E27D6C">
        <w:rPr>
          <w:rFonts w:ascii="Times New Roman" w:hAnsi="Times New Roman" w:cs="Times New Roman"/>
          <w:rPrChange w:id="831" w:author="Wangjingyi Liao" w:date="2025-06-03T21:53:00Z" w16du:dateUtc="2025-06-03T20:53:00Z">
            <w:rPr>
              <w:rFonts w:hint="eastAsia"/>
            </w:rPr>
          </w:rPrChange>
        </w:rPr>
        <w:t xml:space="preserve"> in FUMA</w:t>
      </w:r>
      <w:r w:rsidRPr="00E27D6C">
        <w:rPr>
          <w:rFonts w:ascii="Times New Roman" w:hAnsi="Times New Roman" w:cs="Times New Roman"/>
          <w:rPrChange w:id="832" w:author="Wangjingyi Liao" w:date="2025-06-03T21:53:00Z" w16du:dateUtc="2025-06-03T20:53:00Z">
            <w:rPr/>
          </w:rPrChange>
        </w:rPr>
        <w:t xml:space="preserve"> to evaluate the genetic effects of the 11 non-p GWASs</w:t>
      </w:r>
      <w:r w:rsidRPr="00E27D6C">
        <w:rPr>
          <w:rFonts w:ascii="Times New Roman" w:hAnsi="Times New Roman" w:cs="Times New Roman"/>
          <w:rPrChange w:id="833" w:author="Wangjingyi Liao" w:date="2025-06-03T21:53:00Z" w16du:dateUtc="2025-06-03T20:53:00Z">
            <w:rPr>
              <w:rFonts w:hint="eastAsia"/>
            </w:rPr>
          </w:rPrChange>
        </w:rPr>
        <w:t xml:space="preserve"> </w:t>
      </w:r>
      <w:r w:rsidRPr="00E27D6C">
        <w:rPr>
          <w:rFonts w:ascii="Times New Roman" w:hAnsi="Times New Roman" w:cs="Times New Roman"/>
          <w:rPrChange w:id="834" w:author="Wangjingyi Liao" w:date="2025-06-03T21:53:00Z" w16du:dateUtc="2025-06-03T20:53:00Z">
            <w:rPr/>
          </w:rPrChange>
        </w:rPr>
        <w:t>(</w:t>
      </w:r>
      <w:r w:rsidRPr="00E27D6C">
        <w:rPr>
          <w:rFonts w:ascii="Times New Roman" w:hAnsi="Times New Roman" w:cs="Times New Roman"/>
          <w:rPrChange w:id="835" w:author="Wangjingyi Liao" w:date="2025-06-03T21:53:00Z" w16du:dateUtc="2025-06-03T20:53:00Z">
            <w:rPr>
              <w:rFonts w:hint="eastAsia"/>
            </w:rPr>
          </w:rPrChange>
        </w:rPr>
        <w:t xml:space="preserve">see </w:t>
      </w:r>
      <w:r w:rsidRPr="00E27D6C">
        <w:rPr>
          <w:rFonts w:ascii="Times New Roman" w:hAnsi="Times New Roman" w:cs="Times New Roman"/>
          <w:rPrChange w:id="836" w:author="Wangjingyi Liao" w:date="2025-06-03T21:53:00Z" w16du:dateUtc="2025-06-03T20:53:00Z">
            <w:rPr/>
          </w:rPrChange>
        </w:rPr>
        <w:t>Methods)</w:t>
      </w:r>
      <w:r w:rsidRPr="00E27D6C">
        <w:rPr>
          <w:rFonts w:ascii="Times New Roman" w:hAnsi="Times New Roman" w:cs="Times New Roman"/>
          <w:rPrChange w:id="837" w:author="Wangjingyi Liao" w:date="2025-06-03T21:53:00Z" w16du:dateUtc="2025-06-03T20:53:00Z">
            <w:rPr>
              <w:rFonts w:hint="eastAsia"/>
            </w:rPr>
          </w:rPrChange>
        </w:rPr>
        <w:t>. The gene-level and</w:t>
      </w:r>
      <w:r w:rsidRPr="00E27D6C">
        <w:rPr>
          <w:rFonts w:ascii="Times New Roman" w:hAnsi="Times New Roman" w:cs="Times New Roman"/>
          <w:rPrChange w:id="838" w:author="Wangjingyi Liao" w:date="2025-06-03T21:53:00Z" w16du:dateUtc="2025-06-03T20:53:00Z">
            <w:rPr/>
          </w:rPrChange>
        </w:rPr>
        <w:t xml:space="preserve"> gene-set analyses </w:t>
      </w:r>
      <w:r w:rsidRPr="00E27D6C">
        <w:rPr>
          <w:rFonts w:ascii="Times New Roman" w:hAnsi="Times New Roman" w:cs="Times New Roman"/>
          <w:rPrChange w:id="839" w:author="Wangjingyi Liao" w:date="2025-06-03T21:53:00Z" w16du:dateUtc="2025-06-03T20:53:00Z">
            <w:rPr>
              <w:rFonts w:hint="eastAsia"/>
            </w:rPr>
          </w:rPrChange>
        </w:rPr>
        <w:t xml:space="preserve">were performed </w:t>
      </w:r>
      <w:r w:rsidRPr="00E27D6C">
        <w:rPr>
          <w:rFonts w:ascii="Times New Roman" w:hAnsi="Times New Roman" w:cs="Times New Roman"/>
          <w:rPrChange w:id="840" w:author="Wangjingyi Liao" w:date="2025-06-03T21:53:00Z" w16du:dateUtc="2025-06-03T20:53:00Z">
            <w:rPr/>
          </w:rPrChange>
        </w:rPr>
        <w:t>to identify biological pathways linked to genes associated with each major psychiatric disorder before and after accounting for p, and to analyse tissue type enrichment</w:t>
      </w:r>
      <w:r w:rsidRPr="00E27D6C">
        <w:rPr>
          <w:rFonts w:ascii="Times New Roman" w:eastAsia="Times New Roman" w:hAnsi="Times New Roman" w:cs="Times New Roman"/>
          <w:color w:val="000000" w:themeColor="text1"/>
          <w:rPrChange w:id="841" w:author="Wangjingyi Liao" w:date="2025-06-03T21:53:00Z" w16du:dateUtc="2025-06-03T20:53:00Z">
            <w:rPr>
              <w:rFonts w:eastAsia="Times New Roman"/>
              <w:color w:val="000000" w:themeColor="text1"/>
            </w:rPr>
          </w:rPrChange>
        </w:rPr>
        <w:t xml:space="preserve">. All results reported are Bonferroni's corrected </w:t>
      </w:r>
      <w:r w:rsidRPr="00E27D6C">
        <w:rPr>
          <w:rFonts w:ascii="Times New Roman" w:eastAsia="Times New Roman" w:hAnsi="Times New Roman" w:cs="Times New Roman"/>
          <w:rPrChange w:id="842" w:author="Wangjingyi Liao" w:date="2025-06-03T21:53:00Z" w16du:dateUtc="2025-06-03T20:53:00Z">
            <w:rPr>
              <w:rFonts w:eastAsia="Times New Roman"/>
            </w:rPr>
          </w:rPrChange>
        </w:rPr>
        <w:t xml:space="preserve">to reduce multiple comparison problems. </w:t>
      </w:r>
      <w:r w:rsidRPr="00E27D6C">
        <w:rPr>
          <w:rFonts w:ascii="Times New Roman" w:hAnsi="Times New Roman" w:cs="Times New Roman"/>
          <w:rPrChange w:id="843" w:author="Wangjingyi Liao" w:date="2025-06-03T21:53:00Z" w16du:dateUtc="2025-06-03T20:53:00Z">
            <w:rPr/>
          </w:rPrChange>
        </w:rPr>
        <w:t xml:space="preserve">We found that after accounting for transdiagnostic genetic effects, 316 genes were associated with SCZ, 63 with BIP, 44 with MDD, 29 with ADHD, 37 with AN, 5 with ASD, and 1 with ALCH. Only SCZ, BIP and MDD showed significant enriched gene sets after accounting for p. SCZ non-p </w:t>
      </w:r>
      <w:r w:rsidR="005A1601">
        <w:rPr>
          <w:rFonts w:ascii="Times New Roman" w:hAnsi="Times New Roman" w:cs="Times New Roman" w:hint="eastAsia"/>
          <w:lang w:eastAsia="zh-CN"/>
        </w:rPr>
        <w:t xml:space="preserve">showed the most enrichments. </w:t>
      </w:r>
      <w:r w:rsidR="005A1601">
        <w:rPr>
          <w:rFonts w:ascii="Times New Roman" w:hAnsi="Times New Roman" w:cs="Times New Roman"/>
          <w:lang w:eastAsia="zh-CN"/>
        </w:rPr>
        <w:t>I</w:t>
      </w:r>
      <w:r w:rsidR="005A1601">
        <w:rPr>
          <w:rFonts w:ascii="Times New Roman" w:hAnsi="Times New Roman" w:cs="Times New Roman" w:hint="eastAsia"/>
          <w:lang w:eastAsia="zh-CN"/>
        </w:rPr>
        <w:t xml:space="preserve">t </w:t>
      </w:r>
      <w:r w:rsidRPr="00E27D6C">
        <w:rPr>
          <w:rFonts w:ascii="Times New Roman" w:hAnsi="Times New Roman" w:cs="Times New Roman"/>
          <w:rPrChange w:id="844" w:author="Wangjingyi Liao" w:date="2025-06-03T21:53:00Z" w16du:dateUtc="2025-06-03T20:53:00Z">
            <w:rPr/>
          </w:rPrChange>
        </w:rPr>
        <w:t xml:space="preserve">was </w:t>
      </w:r>
      <w:r w:rsidR="005A1601">
        <w:rPr>
          <w:rFonts w:ascii="Times New Roman" w:hAnsi="Times New Roman" w:cs="Times New Roman" w:hint="eastAsia"/>
          <w:lang w:eastAsia="zh-CN"/>
        </w:rPr>
        <w:t>enriched</w:t>
      </w:r>
      <w:r w:rsidRPr="00E27D6C">
        <w:rPr>
          <w:rFonts w:ascii="Times New Roman" w:hAnsi="Times New Roman" w:cs="Times New Roman"/>
          <w:rPrChange w:id="845" w:author="Wangjingyi Liao" w:date="2025-06-03T21:53:00Z" w16du:dateUtc="2025-06-03T20:53:00Z">
            <w:rPr/>
          </w:rPrChange>
        </w:rPr>
        <w:t xml:space="preserve"> in six gene-sets related to neuron system (Supplementary Table 11). </w:t>
      </w:r>
      <w:r w:rsidR="005A1601">
        <w:rPr>
          <w:rFonts w:ascii="Times New Roman" w:hAnsi="Times New Roman" w:cs="Times New Roman" w:hint="eastAsia"/>
          <w:lang w:eastAsia="zh-CN"/>
        </w:rPr>
        <w:t>Other</w:t>
      </w:r>
      <w:r w:rsidRPr="00E27D6C">
        <w:rPr>
          <w:rFonts w:ascii="Times New Roman" w:hAnsi="Times New Roman" w:cs="Times New Roman"/>
          <w:rPrChange w:id="846" w:author="Wangjingyi Liao" w:date="2025-06-03T21:53:00Z" w16du:dateUtc="2025-06-03T20:53:00Z">
            <w:rPr/>
          </w:rPrChange>
        </w:rPr>
        <w:t xml:space="preserve"> results are reported in the Supplementary Tables 10-19.</w:t>
      </w:r>
    </w:p>
    <w:p w14:paraId="0F52CA09" w14:textId="77777777" w:rsidR="0055136D" w:rsidRPr="00E27D6C" w:rsidRDefault="0055136D" w:rsidP="00E27D6C">
      <w:pPr>
        <w:spacing w:line="360" w:lineRule="auto"/>
        <w:rPr>
          <w:rFonts w:ascii="Times New Roman" w:hAnsi="Times New Roman" w:cs="Times New Roman"/>
          <w:highlight w:val="yellow"/>
          <w:rPrChange w:id="847" w:author="Wangjingyi Liao" w:date="2025-06-03T21:53:00Z" w16du:dateUtc="2025-06-03T20:53:00Z">
            <w:rPr>
              <w:highlight w:val="yellow"/>
            </w:rPr>
          </w:rPrChange>
        </w:rPr>
        <w:pPrChange w:id="848" w:author="Wangjingyi Liao" w:date="2025-06-03T21:53:00Z" w16du:dateUtc="2025-06-03T20:53:00Z">
          <w:pPr>
            <w:spacing w:line="288" w:lineRule="auto"/>
          </w:pPr>
        </w:pPrChange>
      </w:pPr>
    </w:p>
    <w:p w14:paraId="05C5608F" w14:textId="77777777" w:rsidR="0055136D" w:rsidRPr="00E27D6C" w:rsidRDefault="0055136D" w:rsidP="00E27D6C">
      <w:pPr>
        <w:spacing w:line="360" w:lineRule="auto"/>
        <w:rPr>
          <w:rFonts w:ascii="Times New Roman" w:hAnsi="Times New Roman" w:cs="Times New Roman"/>
          <w:rPrChange w:id="849" w:author="Wangjingyi Liao" w:date="2025-06-03T21:53:00Z" w16du:dateUtc="2025-06-03T20:53:00Z">
            <w:rPr/>
          </w:rPrChange>
        </w:rPr>
        <w:pPrChange w:id="850" w:author="Wangjingyi Liao" w:date="2025-06-03T21:53:00Z" w16du:dateUtc="2025-06-03T20:53:00Z">
          <w:pPr>
            <w:spacing w:line="288" w:lineRule="auto"/>
          </w:pPr>
        </w:pPrChange>
      </w:pPr>
      <w:r w:rsidRPr="00E27D6C">
        <w:rPr>
          <w:rFonts w:ascii="Times New Roman" w:hAnsi="Times New Roman" w:cs="Times New Roman"/>
          <w:rPrChange w:id="851" w:author="Wangjingyi Liao" w:date="2025-06-03T21:53:00Z" w16du:dateUtc="2025-06-03T20:53:00Z">
            <w:rPr/>
          </w:rPrChange>
        </w:rPr>
        <w:t>We tested whether common variants in genes specifically expressed in 53 Genotype-Tissue Expression (</w:t>
      </w:r>
      <w:proofErr w:type="spellStart"/>
      <w:r w:rsidRPr="00E27D6C">
        <w:rPr>
          <w:rFonts w:ascii="Times New Roman" w:hAnsi="Times New Roman" w:cs="Times New Roman"/>
          <w:rPrChange w:id="852" w:author="Wangjingyi Liao" w:date="2025-06-03T21:53:00Z" w16du:dateUtc="2025-06-03T20:53:00Z">
            <w:rPr/>
          </w:rPrChange>
        </w:rPr>
        <w:t>GTEx</w:t>
      </w:r>
      <w:proofErr w:type="spellEnd"/>
      <w:r w:rsidRPr="00E27D6C">
        <w:rPr>
          <w:rFonts w:ascii="Times New Roman" w:hAnsi="Times New Roman" w:cs="Times New Roman"/>
          <w:rPrChange w:id="853" w:author="Wangjingyi Liao" w:date="2025-06-03T21:53:00Z" w16du:dateUtc="2025-06-03T20:53:00Z">
            <w:rPr/>
          </w:rPrChange>
        </w:rPr>
        <w:t>) tissues were enriched in their effects on psychiatric disorders (SCZ, BIP, MDD, ADHD, ALCH, ASD, AN) after accounting for transdiagnostic effects (See Methods). Genes predominantly expressed in the brain cortex and other brain-specific tissues were enriched in MDD, BIP, SCZ, ADHD, ASD and AN (</w:t>
      </w:r>
      <w:r w:rsidRPr="00E27D6C" w:rsidDel="00B0033F">
        <w:rPr>
          <w:rFonts w:ascii="Times New Roman" w:hAnsi="Times New Roman" w:cs="Times New Roman"/>
          <w:rPrChange w:id="854" w:author="Wangjingyi Liao" w:date="2025-06-03T21:53:00Z" w16du:dateUtc="2025-06-03T20:53:00Z">
            <w:rPr/>
          </w:rPrChange>
        </w:rPr>
        <w:t xml:space="preserve">Supplementary </w:t>
      </w:r>
      <w:r w:rsidRPr="00E27D6C">
        <w:rPr>
          <w:rFonts w:ascii="Times New Roman" w:hAnsi="Times New Roman" w:cs="Times New Roman"/>
          <w:rPrChange w:id="855" w:author="Wangjingyi Liao" w:date="2025-06-03T21:53:00Z" w16du:dateUtc="2025-06-03T20:53:00Z">
            <w:rPr/>
          </w:rPrChange>
        </w:rPr>
        <w:t xml:space="preserve">Figures 13-25, and Supplementary Table 12-47). Enrichment patterns were overall consistent between psychiatric disorders before and after removing transdiagnostic signals, but there were some exceptions. First, brain development stages enrichment results showed that, for SCZ, the early-to-late prenatal stages were enriched before accounting for </w:t>
      </w:r>
      <w:proofErr w:type="gramStart"/>
      <w:r w:rsidRPr="00E27D6C">
        <w:rPr>
          <w:rFonts w:ascii="Times New Roman" w:hAnsi="Times New Roman" w:cs="Times New Roman"/>
          <w:rPrChange w:id="856" w:author="Wangjingyi Liao" w:date="2025-06-03T21:53:00Z" w16du:dateUtc="2025-06-03T20:53:00Z">
            <w:rPr/>
          </w:rPrChange>
        </w:rPr>
        <w:t>p, but</w:t>
      </w:r>
      <w:proofErr w:type="gramEnd"/>
      <w:r w:rsidRPr="00E27D6C">
        <w:rPr>
          <w:rFonts w:ascii="Times New Roman" w:hAnsi="Times New Roman" w:cs="Times New Roman"/>
          <w:rPrChange w:id="857" w:author="Wangjingyi Liao" w:date="2025-06-03T21:53:00Z" w16du:dateUtc="2025-06-03T20:53:00Z">
            <w:rPr/>
          </w:rPrChange>
        </w:rPr>
        <w:t xml:space="preserve"> no longer enriched after removing transdiagnostic effects. Late infancy remained the most enriched developmental stage for SCZ, showing the strongest associations (Supplementary Figure 17, and Supplementary Table 21, 23). </w:t>
      </w:r>
      <w:r w:rsidRPr="00E27D6C">
        <w:rPr>
          <w:rFonts w:ascii="Times New Roman" w:eastAsia="Calibri" w:hAnsi="Times New Roman" w:cs="Times New Roman"/>
          <w:color w:val="000000" w:themeColor="text1"/>
          <w:rPrChange w:id="858" w:author="Wangjingyi Liao" w:date="2025-06-03T21:53:00Z" w16du:dateUtc="2025-06-03T20:53:00Z">
            <w:rPr>
              <w:rFonts w:ascii="Calibri" w:eastAsia="Calibri" w:hAnsi="Calibri" w:cs="Calibri"/>
              <w:color w:val="000000" w:themeColor="text1"/>
            </w:rPr>
          </w:rPrChange>
        </w:rPr>
        <w:t>Second, for ASD, tissue property enrichment analyses showed that ten brain regions were enriched, with the substantia nigra showing the strongest signal, after accounting for the transdiagnostic effects, compared to four brain regions before</w:t>
      </w:r>
      <w:r w:rsidRPr="00E27D6C">
        <w:rPr>
          <w:rFonts w:ascii="Times New Roman" w:hAnsi="Times New Roman" w:cs="Times New Roman"/>
          <w:color w:val="000000" w:themeColor="text1"/>
          <w:rPrChange w:id="859" w:author="Wangjingyi Liao" w:date="2025-06-03T21:53:00Z" w16du:dateUtc="2025-06-03T20:53:00Z">
            <w:rPr>
              <w:rFonts w:ascii="Calibri" w:hAnsi="Calibri" w:cs="Calibri"/>
              <w:color w:val="000000" w:themeColor="text1"/>
            </w:rPr>
          </w:rPrChange>
        </w:rPr>
        <w:t xml:space="preserve"> (Supplementary Figure 21, and Supplementary Table 44, 46).</w:t>
      </w:r>
    </w:p>
    <w:p w14:paraId="3E6C699A" w14:textId="7E6247B3" w:rsidR="00D040B0" w:rsidRPr="00E27D6C" w:rsidRDefault="00D040B0" w:rsidP="00E27D6C">
      <w:pPr>
        <w:spacing w:line="360" w:lineRule="auto"/>
        <w:rPr>
          <w:rFonts w:ascii="Times New Roman" w:hAnsi="Times New Roman" w:cs="Times New Roman"/>
          <w:rPrChange w:id="860" w:author="Wangjingyi Liao" w:date="2025-06-03T21:53:00Z" w16du:dateUtc="2025-06-03T20:53:00Z">
            <w:rPr/>
          </w:rPrChange>
        </w:rPr>
        <w:pPrChange w:id="861" w:author="Wangjingyi Liao" w:date="2025-06-03T21:53:00Z" w16du:dateUtc="2025-06-03T20:53:00Z">
          <w:pPr/>
        </w:pPrChange>
      </w:pPr>
    </w:p>
    <w:p w14:paraId="481FAF85" w14:textId="2E3AF6BF" w:rsidR="00C754D1" w:rsidRPr="00E27D6C" w:rsidRDefault="00C754D1" w:rsidP="00E27D6C">
      <w:pPr>
        <w:spacing w:line="360" w:lineRule="auto"/>
        <w:rPr>
          <w:rFonts w:ascii="Times New Roman" w:hAnsi="Times New Roman" w:cs="Times New Roman"/>
          <w:color w:val="222222"/>
          <w:lang w:eastAsia="zh-CN"/>
          <w:rPrChange w:id="862" w:author="Wangjingyi Liao" w:date="2025-06-03T21:53:00Z" w16du:dateUtc="2025-06-03T20:53:00Z">
            <w:rPr>
              <w:rFonts w:hint="eastAsia"/>
              <w:color w:val="222222"/>
              <w:lang w:eastAsia="zh-CN"/>
            </w:rPr>
          </w:rPrChange>
        </w:rPr>
        <w:pPrChange w:id="863" w:author="Wangjingyi Liao" w:date="2025-06-03T21:53:00Z" w16du:dateUtc="2025-06-03T20:53:00Z">
          <w:pPr/>
        </w:pPrChange>
      </w:pPr>
      <w:r w:rsidRPr="00E27D6C">
        <w:rPr>
          <w:rFonts w:ascii="Times New Roman" w:hAnsi="Times New Roman" w:cs="Times New Roman"/>
          <w:noProof/>
          <w:rPrChange w:id="864" w:author="Wangjingyi Liao" w:date="2025-06-03T21:53:00Z" w16du:dateUtc="2025-06-03T20:53:00Z">
            <w:rPr>
              <w:noProof/>
            </w:rPr>
          </w:rPrChange>
        </w:rPr>
        <w:lastRenderedPageBreak/>
        <w:drawing>
          <wp:inline distT="0" distB="0" distL="0" distR="0" wp14:anchorId="2023BD7C" wp14:editId="49C318F2">
            <wp:extent cx="5726430" cy="4408170"/>
            <wp:effectExtent l="0" t="0" r="0" b="0"/>
            <wp:docPr id="74907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4408170"/>
                    </a:xfrm>
                    <a:prstGeom prst="rect">
                      <a:avLst/>
                    </a:prstGeom>
                    <a:noFill/>
                    <a:ln>
                      <a:noFill/>
                    </a:ln>
                  </pic:spPr>
                </pic:pic>
              </a:graphicData>
            </a:graphic>
          </wp:inline>
        </w:drawing>
      </w:r>
    </w:p>
    <w:p w14:paraId="0D57CFB8" w14:textId="24FC61B5" w:rsidR="00C754D1" w:rsidRPr="005A1601" w:rsidRDefault="00C754D1" w:rsidP="00E27D6C">
      <w:pPr>
        <w:spacing w:line="360" w:lineRule="auto"/>
        <w:rPr>
          <w:rFonts w:ascii="Times New Roman" w:hAnsi="Times New Roman" w:cs="Times New Roman"/>
          <w:color w:val="000000" w:themeColor="text1"/>
          <w:sz w:val="18"/>
          <w:szCs w:val="18"/>
          <w:shd w:val="clear" w:color="auto" w:fill="FFFFFF"/>
          <w:rPrChange w:id="865" w:author="Wangjingyi Liao" w:date="2025-06-03T21:53:00Z" w16du:dateUtc="2025-06-03T20:53:00Z">
            <w:rPr>
              <w:color w:val="000000" w:themeColor="text1"/>
              <w:sz w:val="18"/>
              <w:szCs w:val="18"/>
              <w:shd w:val="clear" w:color="auto" w:fill="FFFFFF"/>
            </w:rPr>
          </w:rPrChange>
        </w:rPr>
        <w:pPrChange w:id="866" w:author="Wangjingyi Liao" w:date="2025-06-03T21:53:00Z" w16du:dateUtc="2025-06-03T20:53:00Z">
          <w:pPr/>
        </w:pPrChange>
      </w:pPr>
      <w:r w:rsidRPr="005A1601">
        <w:rPr>
          <w:rFonts w:ascii="Times New Roman" w:eastAsia="Calibri" w:hAnsi="Times New Roman" w:cs="Times New Roman"/>
          <w:b/>
          <w:bCs/>
          <w:sz w:val="18"/>
          <w:szCs w:val="18"/>
          <w:rPrChange w:id="867" w:author="Wangjingyi Liao" w:date="2025-06-03T21:53:00Z" w16du:dateUtc="2025-06-03T20:53:00Z">
            <w:rPr>
              <w:rFonts w:eastAsia="Calibri"/>
              <w:b/>
              <w:bCs/>
              <w:sz w:val="18"/>
              <w:szCs w:val="18"/>
            </w:rPr>
          </w:rPrChange>
        </w:rPr>
        <w:t>Figure 1.</w:t>
      </w:r>
      <w:r w:rsidRPr="005A1601">
        <w:rPr>
          <w:rFonts w:ascii="Times New Roman" w:eastAsia="Calibri" w:hAnsi="Times New Roman" w:cs="Times New Roman"/>
          <w:sz w:val="18"/>
          <w:szCs w:val="18"/>
          <w:rPrChange w:id="868" w:author="Wangjingyi Liao" w:date="2025-06-03T21:53:00Z" w16du:dateUtc="2025-06-03T20:53:00Z">
            <w:rPr>
              <w:rFonts w:eastAsia="Calibri"/>
              <w:sz w:val="18"/>
              <w:szCs w:val="18"/>
            </w:rPr>
          </w:rPrChange>
        </w:rPr>
        <w:t xml:space="preserve"> </w:t>
      </w:r>
      <w:r w:rsidRPr="005A1601">
        <w:rPr>
          <w:rFonts w:ascii="Times New Roman" w:eastAsia="Calibri" w:hAnsi="Times New Roman" w:cs="Times New Roman"/>
          <w:b/>
          <w:bCs/>
          <w:sz w:val="18"/>
          <w:szCs w:val="18"/>
          <w:rPrChange w:id="869" w:author="Wangjingyi Liao" w:date="2025-06-03T21:53:00Z" w16du:dateUtc="2025-06-03T20:53:00Z">
            <w:rPr>
              <w:rFonts w:eastAsia="Calibri"/>
              <w:b/>
              <w:bCs/>
              <w:sz w:val="18"/>
              <w:szCs w:val="18"/>
            </w:rPr>
          </w:rPrChange>
        </w:rPr>
        <w:t>Isolating transdiagnostic genetic effects from 11 major psychiatric disorders.</w:t>
      </w:r>
      <w:r w:rsidRPr="005A1601">
        <w:rPr>
          <w:rFonts w:ascii="Times New Roman" w:eastAsia="Calibri" w:hAnsi="Times New Roman" w:cs="Times New Roman"/>
          <w:sz w:val="18"/>
          <w:szCs w:val="18"/>
          <w:rPrChange w:id="870" w:author="Wangjingyi Liao" w:date="2025-06-03T21:53:00Z" w16du:dateUtc="2025-06-03T20:53:00Z">
            <w:rPr>
              <w:rFonts w:eastAsia="Calibri"/>
              <w:sz w:val="18"/>
              <w:szCs w:val="18"/>
            </w:rPr>
          </w:rPrChange>
        </w:rPr>
        <w:t xml:space="preserve"> </w:t>
      </w:r>
      <w:r w:rsidRPr="005A1601">
        <w:rPr>
          <w:rFonts w:ascii="Times New Roman" w:eastAsia="Calibri" w:hAnsi="Times New Roman" w:cs="Times New Roman"/>
          <w:b/>
          <w:bCs/>
          <w:sz w:val="18"/>
          <w:szCs w:val="18"/>
          <w:rPrChange w:id="871" w:author="Wangjingyi Liao" w:date="2025-06-03T21:53:00Z" w16du:dateUtc="2025-06-03T20:53:00Z">
            <w:rPr>
              <w:rFonts w:eastAsia="Calibri"/>
              <w:b/>
              <w:bCs/>
              <w:sz w:val="18"/>
              <w:szCs w:val="18"/>
            </w:rPr>
          </w:rPrChange>
        </w:rPr>
        <w:t>A.</w:t>
      </w:r>
      <w:r w:rsidRPr="005A1601">
        <w:rPr>
          <w:rFonts w:ascii="Times New Roman" w:eastAsia="Calibri" w:hAnsi="Times New Roman" w:cs="Times New Roman"/>
          <w:sz w:val="18"/>
          <w:szCs w:val="18"/>
          <w:rPrChange w:id="872" w:author="Wangjingyi Liao" w:date="2025-06-03T21:53:00Z" w16du:dateUtc="2025-06-03T20:53:00Z">
            <w:rPr>
              <w:rFonts w:eastAsia="Calibri"/>
              <w:sz w:val="18"/>
              <w:szCs w:val="18"/>
            </w:rPr>
          </w:rPrChange>
        </w:rPr>
        <w:t xml:space="preserve"> </w:t>
      </w:r>
      <w:r w:rsidRPr="005A1601">
        <w:rPr>
          <w:rFonts w:ascii="Times New Roman" w:eastAsia="Calibri" w:hAnsi="Times New Roman" w:cs="Times New Roman"/>
          <w:b/>
          <w:bCs/>
          <w:i/>
          <w:iCs/>
          <w:sz w:val="18"/>
          <w:szCs w:val="18"/>
          <w:rPrChange w:id="873" w:author="Wangjingyi Liao" w:date="2025-06-03T21:53:00Z" w16du:dateUtc="2025-06-03T20:53:00Z">
            <w:rPr>
              <w:rFonts w:eastAsia="Calibri"/>
              <w:b/>
              <w:bCs/>
              <w:i/>
              <w:iCs/>
              <w:sz w:val="18"/>
              <w:szCs w:val="18"/>
            </w:rPr>
          </w:rPrChange>
        </w:rPr>
        <w:t>Standardized results for a common factor model of genomic p</w:t>
      </w:r>
      <w:r w:rsidRPr="005A1601">
        <w:rPr>
          <w:rFonts w:ascii="Times New Roman" w:eastAsia="Calibri" w:hAnsi="Times New Roman" w:cs="Times New Roman"/>
          <w:sz w:val="18"/>
          <w:szCs w:val="18"/>
          <w:rPrChange w:id="874" w:author="Wangjingyi Liao" w:date="2025-06-03T21:53:00Z" w16du:dateUtc="2025-06-03T20:53:00Z">
            <w:rPr>
              <w:rFonts w:eastAsia="Calibri"/>
              <w:sz w:val="18"/>
              <w:szCs w:val="18"/>
            </w:rPr>
          </w:rPrChange>
        </w:rPr>
        <w:t xml:space="preserve">. Each square indicates observed variables (i.e., the summary statistics for each of the 11 major psychiatric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associated with transdiagnostic effects from the genetic variance specific to each disorder. We ran the model 11 times, isolating transdiagnostic effects from each psychiatric condition at a time.  ANX = anxiety disorder; MDD = major depressive disorder; PTSD = post-traumatic stress disorder; BIP = bipolar disorder; SCZ </w:t>
      </w:r>
      <w:proofErr w:type="gramStart"/>
      <w:r w:rsidRPr="005A1601">
        <w:rPr>
          <w:rFonts w:ascii="Times New Roman" w:eastAsia="Calibri" w:hAnsi="Times New Roman" w:cs="Times New Roman"/>
          <w:sz w:val="18"/>
          <w:szCs w:val="18"/>
          <w:rPrChange w:id="875" w:author="Wangjingyi Liao" w:date="2025-06-03T21:53:00Z" w16du:dateUtc="2025-06-03T20:53:00Z">
            <w:rPr>
              <w:rFonts w:eastAsia="Calibri"/>
              <w:sz w:val="18"/>
              <w:szCs w:val="18"/>
            </w:rPr>
          </w:rPrChange>
        </w:rPr>
        <w:t>=  schizophrenia</w:t>
      </w:r>
      <w:proofErr w:type="gramEnd"/>
      <w:r w:rsidRPr="005A1601">
        <w:rPr>
          <w:rFonts w:ascii="Times New Roman" w:eastAsia="Calibri" w:hAnsi="Times New Roman" w:cs="Times New Roman"/>
          <w:sz w:val="18"/>
          <w:szCs w:val="18"/>
          <w:rPrChange w:id="876" w:author="Wangjingyi Liao" w:date="2025-06-03T21:53:00Z" w16du:dateUtc="2025-06-03T20:53:00Z">
            <w:rPr>
              <w:rFonts w:eastAsia="Calibri"/>
              <w:sz w:val="18"/>
              <w:szCs w:val="18"/>
            </w:rPr>
          </w:rPrChange>
        </w:rPr>
        <w:t xml:space="preserve">; ADHD = attention-deficit hyperactivity disorder; ASD </w:t>
      </w:r>
      <w:proofErr w:type="gramStart"/>
      <w:r w:rsidRPr="005A1601">
        <w:rPr>
          <w:rFonts w:ascii="Times New Roman" w:eastAsia="Calibri" w:hAnsi="Times New Roman" w:cs="Times New Roman"/>
          <w:sz w:val="18"/>
          <w:szCs w:val="18"/>
          <w:rPrChange w:id="877" w:author="Wangjingyi Liao" w:date="2025-06-03T21:53:00Z" w16du:dateUtc="2025-06-03T20:53:00Z">
            <w:rPr>
              <w:rFonts w:eastAsia="Calibri"/>
              <w:sz w:val="18"/>
              <w:szCs w:val="18"/>
            </w:rPr>
          </w:rPrChange>
        </w:rPr>
        <w:t>=  autism</w:t>
      </w:r>
      <w:proofErr w:type="gramEnd"/>
      <w:r w:rsidRPr="005A1601">
        <w:rPr>
          <w:rFonts w:ascii="Times New Roman" w:eastAsia="Calibri" w:hAnsi="Times New Roman" w:cs="Times New Roman"/>
          <w:sz w:val="18"/>
          <w:szCs w:val="18"/>
          <w:rPrChange w:id="878" w:author="Wangjingyi Liao" w:date="2025-06-03T21:53:00Z" w16du:dateUtc="2025-06-03T20:53:00Z">
            <w:rPr>
              <w:rFonts w:eastAsia="Calibri"/>
              <w:sz w:val="18"/>
              <w:szCs w:val="18"/>
            </w:rPr>
          </w:rPrChange>
        </w:rPr>
        <w:t xml:space="preserve"> spectrum disorder; ALCH = problematic alcohol use; OCD = obsessive-compulsive disorder; AN = anorexia nervosa; TS = Tourette syndrome; p </w:t>
      </w:r>
      <w:proofErr w:type="gramStart"/>
      <w:r w:rsidRPr="005A1601">
        <w:rPr>
          <w:rFonts w:ascii="Times New Roman" w:eastAsia="Calibri" w:hAnsi="Times New Roman" w:cs="Times New Roman"/>
          <w:sz w:val="18"/>
          <w:szCs w:val="18"/>
          <w:rPrChange w:id="879" w:author="Wangjingyi Liao" w:date="2025-06-03T21:53:00Z" w16du:dateUtc="2025-06-03T20:53:00Z">
            <w:rPr>
              <w:rFonts w:eastAsia="Calibri"/>
              <w:sz w:val="18"/>
              <w:szCs w:val="18"/>
            </w:rPr>
          </w:rPrChange>
        </w:rPr>
        <w:t>=  general</w:t>
      </w:r>
      <w:proofErr w:type="gramEnd"/>
      <w:r w:rsidRPr="005A1601">
        <w:rPr>
          <w:rFonts w:ascii="Times New Roman" w:eastAsia="Calibri" w:hAnsi="Times New Roman" w:cs="Times New Roman"/>
          <w:sz w:val="18"/>
          <w:szCs w:val="18"/>
          <w:rPrChange w:id="880" w:author="Wangjingyi Liao" w:date="2025-06-03T21:53:00Z" w16du:dateUtc="2025-06-03T20:53:00Z">
            <w:rPr>
              <w:rFonts w:eastAsia="Calibri"/>
              <w:sz w:val="18"/>
              <w:szCs w:val="18"/>
            </w:rPr>
          </w:rPrChange>
        </w:rPr>
        <w:t xml:space="preserve"> psychopathology factor. </w:t>
      </w:r>
      <w:r w:rsidRPr="005A1601">
        <w:rPr>
          <w:rFonts w:ascii="Times New Roman" w:eastAsia="Calibri" w:hAnsi="Times New Roman" w:cs="Times New Roman"/>
          <w:b/>
          <w:bCs/>
          <w:sz w:val="18"/>
          <w:szCs w:val="18"/>
          <w:rPrChange w:id="881" w:author="Wangjingyi Liao" w:date="2025-06-03T21:53:00Z" w16du:dateUtc="2025-06-03T20:53:00Z">
            <w:rPr>
              <w:rFonts w:eastAsia="Calibri"/>
              <w:b/>
              <w:bCs/>
              <w:sz w:val="18"/>
              <w:szCs w:val="18"/>
            </w:rPr>
          </w:rPrChange>
        </w:rPr>
        <w:t>B</w:t>
      </w:r>
      <w:r w:rsidRPr="005A1601">
        <w:rPr>
          <w:rFonts w:ascii="Times New Roman" w:hAnsi="Times New Roman" w:cs="Times New Roman"/>
          <w:b/>
          <w:bCs/>
          <w:color w:val="000000" w:themeColor="text1"/>
          <w:sz w:val="18"/>
          <w:szCs w:val="18"/>
          <w:shd w:val="clear" w:color="auto" w:fill="FFFFFF"/>
          <w:rPrChange w:id="882" w:author="Wangjingyi Liao" w:date="2025-06-03T21:53:00Z" w16du:dateUtc="2025-06-03T20:53:00Z">
            <w:rPr>
              <w:b/>
              <w:bCs/>
              <w:color w:val="000000" w:themeColor="text1"/>
              <w:sz w:val="18"/>
              <w:szCs w:val="18"/>
              <w:shd w:val="clear" w:color="auto" w:fill="FFFFFF"/>
            </w:rPr>
          </w:rPrChange>
        </w:rPr>
        <w:t xml:space="preserve"> and C.</w:t>
      </w:r>
      <w:r w:rsidRPr="005A1601">
        <w:rPr>
          <w:rFonts w:ascii="Times New Roman" w:hAnsi="Times New Roman" w:cs="Times New Roman"/>
          <w:color w:val="000000" w:themeColor="text1"/>
          <w:sz w:val="18"/>
          <w:szCs w:val="18"/>
          <w:shd w:val="clear" w:color="auto" w:fill="FFFFFF"/>
          <w:rPrChange w:id="883" w:author="Wangjingyi Liao" w:date="2025-06-03T21:53:00Z" w16du:dateUtc="2025-06-03T20:53:00Z">
            <w:rPr>
              <w:color w:val="000000" w:themeColor="text1"/>
              <w:sz w:val="18"/>
              <w:szCs w:val="18"/>
              <w:shd w:val="clear" w:color="auto" w:fill="FFFFFF"/>
            </w:rPr>
          </w:rPrChange>
        </w:rPr>
        <w:t xml:space="preserve"> </w:t>
      </w:r>
      <w:r w:rsidRPr="005A1601">
        <w:rPr>
          <w:rFonts w:ascii="Times New Roman" w:hAnsi="Times New Roman" w:cs="Times New Roman"/>
          <w:b/>
          <w:bCs/>
          <w:i/>
          <w:iCs/>
          <w:color w:val="000000" w:themeColor="text1"/>
          <w:sz w:val="18"/>
          <w:szCs w:val="18"/>
          <w:shd w:val="clear" w:color="auto" w:fill="FFFFFF"/>
          <w:rPrChange w:id="884" w:author="Wangjingyi Liao" w:date="2025-06-03T21:53:00Z" w16du:dateUtc="2025-06-03T20:53:00Z">
            <w:rPr>
              <w:b/>
              <w:bCs/>
              <w:i/>
              <w:iCs/>
              <w:color w:val="000000" w:themeColor="text1"/>
              <w:sz w:val="18"/>
              <w:szCs w:val="18"/>
              <w:shd w:val="clear" w:color="auto" w:fill="FFFFFF"/>
            </w:rPr>
          </w:rPrChange>
        </w:rPr>
        <w:t>SNP-based heritability</w:t>
      </w:r>
      <w:r w:rsidRPr="005A1601">
        <w:rPr>
          <w:rFonts w:ascii="Times New Roman" w:hAnsi="Times New Roman" w:cs="Times New Roman"/>
          <w:i/>
          <w:iCs/>
          <w:color w:val="000000" w:themeColor="text1"/>
          <w:sz w:val="18"/>
          <w:szCs w:val="18"/>
          <w:shd w:val="clear" w:color="auto" w:fill="FFFFFF"/>
          <w:rPrChange w:id="885" w:author="Wangjingyi Liao" w:date="2025-06-03T21:53:00Z" w16du:dateUtc="2025-06-03T20:53:00Z">
            <w:rPr>
              <w:i/>
              <w:iCs/>
              <w:color w:val="000000" w:themeColor="text1"/>
              <w:sz w:val="18"/>
              <w:szCs w:val="18"/>
              <w:shd w:val="clear" w:color="auto" w:fill="FFFFFF"/>
            </w:rPr>
          </w:rPrChange>
        </w:rPr>
        <w:t xml:space="preserve"> </w:t>
      </w:r>
      <w:r w:rsidRPr="005A1601">
        <w:rPr>
          <w:rFonts w:ascii="Times New Roman" w:hAnsi="Times New Roman" w:cs="Times New Roman"/>
          <w:b/>
          <w:bCs/>
          <w:i/>
          <w:iCs/>
          <w:color w:val="000000" w:themeColor="text1"/>
          <w:sz w:val="18"/>
          <w:szCs w:val="18"/>
          <w:shd w:val="clear" w:color="auto" w:fill="FFFFFF"/>
          <w:rPrChange w:id="886" w:author="Wangjingyi Liao" w:date="2025-06-03T21:53:00Z" w16du:dateUtc="2025-06-03T20:53:00Z">
            <w:rPr>
              <w:b/>
              <w:bCs/>
              <w:i/>
              <w:iCs/>
              <w:color w:val="000000" w:themeColor="text1"/>
              <w:sz w:val="18"/>
              <w:szCs w:val="18"/>
              <w:shd w:val="clear" w:color="auto" w:fill="FFFFFF"/>
            </w:rPr>
          </w:rPrChange>
        </w:rPr>
        <w:t>estimates including and after accounting for transdiagnostic effects.</w:t>
      </w:r>
      <w:r w:rsidRPr="005A1601">
        <w:rPr>
          <w:rFonts w:ascii="Times New Roman" w:hAnsi="Times New Roman" w:cs="Times New Roman"/>
          <w:color w:val="000000" w:themeColor="text1"/>
          <w:sz w:val="18"/>
          <w:szCs w:val="18"/>
          <w:shd w:val="clear" w:color="auto" w:fill="FFFFFF"/>
          <w:rPrChange w:id="887" w:author="Wangjingyi Liao" w:date="2025-06-03T21:53:00Z" w16du:dateUtc="2025-06-03T20:53:00Z">
            <w:rPr>
              <w:color w:val="000000" w:themeColor="text1"/>
              <w:sz w:val="18"/>
              <w:szCs w:val="18"/>
              <w:shd w:val="clear" w:color="auto" w:fill="FFFFFF"/>
            </w:rPr>
          </w:rPrChange>
        </w:rPr>
        <w:t xml:space="preserve"> SNP </w:t>
      </w:r>
      <w:proofErr w:type="spellStart"/>
      <w:r w:rsidRPr="005A1601">
        <w:rPr>
          <w:rFonts w:ascii="Times New Roman" w:hAnsi="Times New Roman" w:cs="Times New Roman"/>
          <w:color w:val="000000" w:themeColor="text1"/>
          <w:sz w:val="18"/>
          <w:szCs w:val="18"/>
          <w:shd w:val="clear" w:color="auto" w:fill="FFFFFF"/>
          <w:rPrChange w:id="888" w:author="Wangjingyi Liao" w:date="2025-06-03T21:53:00Z" w16du:dateUtc="2025-06-03T20:53:00Z">
            <w:rPr>
              <w:color w:val="000000" w:themeColor="text1"/>
              <w:sz w:val="18"/>
              <w:szCs w:val="18"/>
              <w:shd w:val="clear" w:color="auto" w:fill="FFFFFF"/>
            </w:rPr>
          </w:rPrChange>
        </w:rPr>
        <w:t>heritabilities</w:t>
      </w:r>
      <w:proofErr w:type="spellEnd"/>
      <w:r w:rsidRPr="005A1601">
        <w:rPr>
          <w:rFonts w:ascii="Times New Roman" w:hAnsi="Times New Roman" w:cs="Times New Roman"/>
          <w:color w:val="000000" w:themeColor="text1"/>
          <w:sz w:val="18"/>
          <w:szCs w:val="18"/>
          <w:shd w:val="clear" w:color="auto" w:fill="FFFFFF"/>
          <w:rPrChange w:id="889" w:author="Wangjingyi Liao" w:date="2025-06-03T21:53:00Z" w16du:dateUtc="2025-06-03T20:53:00Z">
            <w:rPr>
              <w:color w:val="000000" w:themeColor="text1"/>
              <w:sz w:val="18"/>
              <w:szCs w:val="18"/>
              <w:shd w:val="clear" w:color="auto" w:fill="FFFFFF"/>
            </w:rPr>
          </w:rPrChange>
        </w:rPr>
        <w:t xml:space="preserve"> were calculated before (on the liability scale) and after (on the observed scale) removing genetic effects shared with the p-factor. Error bars indicate </w:t>
      </w:r>
      <w:r w:rsidR="005A1601" w:rsidRPr="005A1601">
        <w:rPr>
          <w:rFonts w:ascii="Times New Roman" w:hAnsi="Times New Roman" w:cs="Times New Roman"/>
          <w:color w:val="000000" w:themeColor="text1"/>
          <w:sz w:val="18"/>
          <w:szCs w:val="18"/>
          <w:shd w:val="clear" w:color="auto" w:fill="FFFFFF"/>
        </w:rPr>
        <w:t>standard</w:t>
      </w:r>
      <w:r w:rsidRPr="005A1601">
        <w:rPr>
          <w:rFonts w:ascii="Times New Roman" w:hAnsi="Times New Roman" w:cs="Times New Roman"/>
          <w:color w:val="000000" w:themeColor="text1"/>
          <w:sz w:val="18"/>
          <w:szCs w:val="18"/>
          <w:shd w:val="clear" w:color="auto" w:fill="FFFFFF"/>
          <w:rPrChange w:id="890" w:author="Wangjingyi Liao" w:date="2025-06-03T21:53:00Z" w16du:dateUtc="2025-06-03T20:53:00Z">
            <w:rPr>
              <w:color w:val="000000" w:themeColor="text1"/>
              <w:sz w:val="18"/>
              <w:szCs w:val="18"/>
              <w:shd w:val="clear" w:color="auto" w:fill="FFFFFF"/>
            </w:rPr>
          </w:rPrChange>
        </w:rPr>
        <w:t xml:space="preserve"> errors.</w:t>
      </w:r>
    </w:p>
    <w:p w14:paraId="3B564521" w14:textId="77777777" w:rsidR="00C754D1" w:rsidRPr="00E27D6C" w:rsidRDefault="00C754D1" w:rsidP="00E27D6C">
      <w:pPr>
        <w:spacing w:line="360" w:lineRule="auto"/>
        <w:rPr>
          <w:rFonts w:ascii="Times New Roman" w:hAnsi="Times New Roman" w:cs="Times New Roman"/>
          <w:color w:val="222222"/>
          <w:lang w:eastAsia="zh-CN"/>
          <w:rPrChange w:id="891" w:author="Wangjingyi Liao" w:date="2025-06-03T21:53:00Z" w16du:dateUtc="2025-06-03T20:53:00Z">
            <w:rPr>
              <w:rFonts w:hint="eastAsia"/>
              <w:color w:val="222222"/>
              <w:lang w:eastAsia="zh-CN"/>
            </w:rPr>
          </w:rPrChange>
        </w:rPr>
        <w:pPrChange w:id="892" w:author="Wangjingyi Liao" w:date="2025-06-03T21:53:00Z" w16du:dateUtc="2025-06-03T20:53:00Z">
          <w:pPr/>
        </w:pPrChange>
      </w:pPr>
    </w:p>
    <w:p w14:paraId="0D84F116" w14:textId="523505CC" w:rsidR="000A0457" w:rsidRPr="00E27D6C" w:rsidRDefault="000A0457" w:rsidP="00E27D6C">
      <w:pPr>
        <w:pStyle w:val="Heading2"/>
        <w:spacing w:line="360" w:lineRule="auto"/>
        <w:rPr>
          <w:rFonts w:ascii="Times New Roman" w:hAnsi="Times New Roman" w:cs="Times New Roman"/>
          <w:szCs w:val="24"/>
          <w:rPrChange w:id="893" w:author="Wangjingyi Liao" w:date="2025-06-03T21:53:00Z" w16du:dateUtc="2025-06-03T20:53:00Z">
            <w:rPr/>
          </w:rPrChange>
        </w:rPr>
        <w:pPrChange w:id="894" w:author="Wangjingyi Liao" w:date="2025-06-03T21:53:00Z" w16du:dateUtc="2025-06-03T20:53:00Z">
          <w:pPr>
            <w:pStyle w:val="Heading2"/>
          </w:pPr>
        </w:pPrChange>
      </w:pPr>
      <w:r w:rsidRPr="00E27D6C">
        <w:rPr>
          <w:rFonts w:ascii="Times New Roman" w:hAnsi="Times New Roman" w:cs="Times New Roman"/>
          <w:szCs w:val="24"/>
          <w:rPrChange w:id="895" w:author="Wangjingyi Liao" w:date="2025-06-03T21:53:00Z" w16du:dateUtc="2025-06-03T20:53:00Z">
            <w:rPr/>
          </w:rPrChange>
        </w:rPr>
        <w:t xml:space="preserve">SNP </w:t>
      </w:r>
      <w:proofErr w:type="spellStart"/>
      <w:r w:rsidRPr="00E27D6C">
        <w:rPr>
          <w:rFonts w:ascii="Times New Roman" w:hAnsi="Times New Roman" w:cs="Times New Roman"/>
          <w:szCs w:val="24"/>
          <w:rPrChange w:id="896" w:author="Wangjingyi Liao" w:date="2025-06-03T21:53:00Z" w16du:dateUtc="2025-06-03T20:53:00Z">
            <w:rPr/>
          </w:rPrChange>
        </w:rPr>
        <w:t>heritabilities</w:t>
      </w:r>
      <w:proofErr w:type="spellEnd"/>
      <w:r w:rsidRPr="00E27D6C">
        <w:rPr>
          <w:rFonts w:ascii="Times New Roman" w:hAnsi="Times New Roman" w:cs="Times New Roman"/>
          <w:szCs w:val="24"/>
          <w:rPrChange w:id="897" w:author="Wangjingyi Liao" w:date="2025-06-03T21:53:00Z" w16du:dateUtc="2025-06-03T20:53:00Z">
            <w:rPr/>
          </w:rPrChange>
        </w:rPr>
        <w:t xml:space="preserve"> for disorders independent of p</w:t>
      </w:r>
    </w:p>
    <w:p w14:paraId="71F49DFF" w14:textId="77777777" w:rsidR="00475152" w:rsidRPr="00E27D6C" w:rsidRDefault="00475152" w:rsidP="00E27D6C">
      <w:pPr>
        <w:spacing w:line="360" w:lineRule="auto"/>
        <w:rPr>
          <w:rFonts w:ascii="Times New Roman" w:hAnsi="Times New Roman" w:cs="Times New Roman"/>
          <w:rPrChange w:id="898" w:author="Wangjingyi Liao" w:date="2025-06-03T21:53:00Z" w16du:dateUtc="2025-06-03T20:53:00Z">
            <w:rPr/>
          </w:rPrChange>
        </w:rPr>
        <w:pPrChange w:id="899" w:author="Wangjingyi Liao" w:date="2025-06-03T21:53:00Z" w16du:dateUtc="2025-06-03T20:53:00Z">
          <w:pPr/>
        </w:pPrChange>
      </w:pPr>
    </w:p>
    <w:p w14:paraId="29B94FF7" w14:textId="22CF36C5" w:rsidR="003B35BB" w:rsidRPr="00E27D6C" w:rsidRDefault="000A0457" w:rsidP="00E27D6C">
      <w:pPr>
        <w:spacing w:line="360" w:lineRule="auto"/>
        <w:rPr>
          <w:rFonts w:ascii="Times New Roman" w:hAnsi="Times New Roman" w:cs="Times New Roman"/>
          <w:color w:val="222222"/>
          <w:lang w:eastAsia="zh-CN"/>
          <w:rPrChange w:id="900" w:author="Wangjingyi Liao" w:date="2025-06-03T21:53:00Z" w16du:dateUtc="2025-06-03T20:53:00Z">
            <w:rPr>
              <w:color w:val="222222"/>
              <w:lang w:eastAsia="zh-CN"/>
            </w:rPr>
          </w:rPrChange>
        </w:rPr>
        <w:pPrChange w:id="901" w:author="Wangjingyi Liao" w:date="2025-06-03T21:53:00Z" w16du:dateUtc="2025-06-03T20:53:00Z">
          <w:pPr/>
        </w:pPrChange>
      </w:pPr>
      <w:r w:rsidRPr="00E27D6C">
        <w:rPr>
          <w:rFonts w:ascii="Times New Roman" w:hAnsi="Times New Roman" w:cs="Times New Roman"/>
          <w:rPrChange w:id="902" w:author="Wangjingyi Liao" w:date="2025-06-03T21:53:00Z" w16du:dateUtc="2025-06-03T20:53:00Z">
            <w:rPr/>
          </w:rPrChange>
        </w:rPr>
        <w:t>We used LDSC to estimate SNP-based heritability (h</w:t>
      </w:r>
      <w:r w:rsidRPr="00E27D6C">
        <w:rPr>
          <w:rFonts w:ascii="Times New Roman" w:hAnsi="Times New Roman" w:cs="Times New Roman"/>
          <w:vertAlign w:val="superscript"/>
          <w:rPrChange w:id="903" w:author="Wangjingyi Liao" w:date="2025-06-03T21:53:00Z" w16du:dateUtc="2025-06-03T20:53:00Z">
            <w:rPr>
              <w:vertAlign w:val="superscript"/>
            </w:rPr>
          </w:rPrChange>
        </w:rPr>
        <w:t>2</w:t>
      </w:r>
      <w:r w:rsidRPr="00E27D6C">
        <w:rPr>
          <w:rFonts w:ascii="Times New Roman" w:hAnsi="Times New Roman" w:cs="Times New Roman"/>
          <w:rPrChange w:id="904" w:author="Wangjingyi Liao" w:date="2025-06-03T21:53:00Z" w16du:dateUtc="2025-06-03T20:53:00Z">
            <w:rPr/>
          </w:rPrChange>
        </w:rPr>
        <w:t xml:space="preserve">) for the 11 disorders </w:t>
      </w:r>
      <w:r w:rsidR="798A85BF" w:rsidRPr="00E27D6C">
        <w:rPr>
          <w:rFonts w:ascii="Times New Roman" w:hAnsi="Times New Roman" w:cs="Times New Roman"/>
          <w:rPrChange w:id="905" w:author="Wangjingyi Liao" w:date="2025-06-03T21:53:00Z" w16du:dateUtc="2025-06-03T20:53:00Z">
            <w:rPr/>
          </w:rPrChange>
        </w:rPr>
        <w:t xml:space="preserve">before and </w:t>
      </w:r>
      <w:r w:rsidRPr="00E27D6C">
        <w:rPr>
          <w:rFonts w:ascii="Times New Roman" w:hAnsi="Times New Roman" w:cs="Times New Roman"/>
          <w:rPrChange w:id="906" w:author="Wangjingyi Liao" w:date="2025-06-03T21:53:00Z" w16du:dateUtc="2025-06-03T20:53:00Z">
            <w:rPr/>
          </w:rPrChange>
        </w:rPr>
        <w:t xml:space="preserve">after </w:t>
      </w:r>
      <w:proofErr w:type="spellStart"/>
      <w:r w:rsidRPr="00E27D6C">
        <w:rPr>
          <w:rFonts w:ascii="Times New Roman" w:hAnsi="Times New Roman" w:cs="Times New Roman"/>
          <w:rPrChange w:id="907" w:author="Wangjingyi Liao" w:date="2025-06-03T21:53:00Z" w16du:dateUtc="2025-06-03T20:53:00Z">
            <w:rPr/>
          </w:rPrChange>
        </w:rPr>
        <w:t>partialing</w:t>
      </w:r>
      <w:proofErr w:type="spellEnd"/>
      <w:r w:rsidRPr="00E27D6C">
        <w:rPr>
          <w:rFonts w:ascii="Times New Roman" w:hAnsi="Times New Roman" w:cs="Times New Roman"/>
          <w:rPrChange w:id="908" w:author="Wangjingyi Liao" w:date="2025-06-03T21:53:00Z" w16du:dateUtc="2025-06-03T20:53:00Z">
            <w:rPr/>
          </w:rPrChange>
        </w:rPr>
        <w:t xml:space="preserve"> out the genetic variance associated with p. Figures 1</w:t>
      </w:r>
      <w:r w:rsidR="00F21BAC" w:rsidRPr="00E27D6C">
        <w:rPr>
          <w:rFonts w:ascii="Times New Roman" w:hAnsi="Times New Roman" w:cs="Times New Roman"/>
          <w:lang w:eastAsia="zh-CN"/>
          <w:rPrChange w:id="909" w:author="Wangjingyi Liao" w:date="2025-06-03T21:53:00Z" w16du:dateUtc="2025-06-03T20:53:00Z">
            <w:rPr>
              <w:rFonts w:hint="eastAsia"/>
              <w:lang w:eastAsia="zh-CN"/>
            </w:rPr>
          </w:rPrChange>
        </w:rPr>
        <w:t>B</w:t>
      </w:r>
      <w:r w:rsidRPr="00E27D6C">
        <w:rPr>
          <w:rFonts w:ascii="Times New Roman" w:hAnsi="Times New Roman" w:cs="Times New Roman"/>
          <w:rPrChange w:id="910" w:author="Wangjingyi Liao" w:date="2025-06-03T21:53:00Z" w16du:dateUtc="2025-06-03T20:53:00Z">
            <w:rPr/>
          </w:rPrChange>
        </w:rPr>
        <w:t xml:space="preserve"> and 1</w:t>
      </w:r>
      <w:r w:rsidR="00F21BAC" w:rsidRPr="00E27D6C">
        <w:rPr>
          <w:rFonts w:ascii="Times New Roman" w:hAnsi="Times New Roman" w:cs="Times New Roman"/>
          <w:lang w:eastAsia="zh-CN"/>
          <w:rPrChange w:id="911" w:author="Wangjingyi Liao" w:date="2025-06-03T21:53:00Z" w16du:dateUtc="2025-06-03T20:53:00Z">
            <w:rPr>
              <w:rFonts w:hint="eastAsia"/>
              <w:lang w:eastAsia="zh-CN"/>
            </w:rPr>
          </w:rPrChange>
        </w:rPr>
        <w:t>C</w:t>
      </w:r>
      <w:r w:rsidRPr="00E27D6C">
        <w:rPr>
          <w:rFonts w:ascii="Times New Roman" w:hAnsi="Times New Roman" w:cs="Times New Roman"/>
          <w:rPrChange w:id="912" w:author="Wangjingyi Liao" w:date="2025-06-03T21:53:00Z" w16du:dateUtc="2025-06-03T20:53:00Z">
            <w:rPr/>
          </w:rPrChange>
        </w:rPr>
        <w:t xml:space="preserve">, and Supplementary </w:t>
      </w:r>
      <w:r w:rsidRPr="00E27D6C">
        <w:rPr>
          <w:rFonts w:ascii="Times New Roman" w:hAnsi="Times New Roman" w:cs="Times New Roman"/>
          <w:rPrChange w:id="913" w:author="Wangjingyi Liao" w:date="2025-06-03T21:53:00Z" w16du:dateUtc="2025-06-03T20:53:00Z">
            <w:rPr/>
          </w:rPrChange>
        </w:rPr>
        <w:lastRenderedPageBreak/>
        <w:t xml:space="preserve">Table </w:t>
      </w:r>
      <w:r w:rsidR="007D516B" w:rsidRPr="00E27D6C">
        <w:rPr>
          <w:rFonts w:ascii="Times New Roman" w:hAnsi="Times New Roman" w:cs="Times New Roman"/>
          <w:lang w:eastAsia="zh-CN"/>
          <w:rPrChange w:id="914" w:author="Wangjingyi Liao" w:date="2025-06-03T21:53:00Z" w16du:dateUtc="2025-06-03T20:53:00Z">
            <w:rPr>
              <w:rFonts w:hint="eastAsia"/>
              <w:lang w:eastAsia="zh-CN"/>
            </w:rPr>
          </w:rPrChange>
        </w:rPr>
        <w:t>4</w:t>
      </w:r>
      <w:r w:rsidR="001F26E5" w:rsidRPr="00E27D6C">
        <w:rPr>
          <w:rFonts w:ascii="Times New Roman" w:hAnsi="Times New Roman" w:cs="Times New Roman"/>
          <w:lang w:eastAsia="zh-CN"/>
          <w:rPrChange w:id="915" w:author="Wangjingyi Liao" w:date="2025-06-03T21:53:00Z" w16du:dateUtc="2025-06-03T20:53:00Z">
            <w:rPr>
              <w:lang w:eastAsia="zh-CN"/>
            </w:rPr>
          </w:rPrChange>
        </w:rPr>
        <w:t>8</w:t>
      </w:r>
      <w:r w:rsidRPr="00E27D6C">
        <w:rPr>
          <w:rFonts w:ascii="Times New Roman" w:hAnsi="Times New Roman" w:cs="Times New Roman"/>
          <w:rPrChange w:id="916" w:author="Wangjingyi Liao" w:date="2025-06-03T21:53:00Z" w16du:dateUtc="2025-06-03T20:53:00Z">
            <w:rPr/>
          </w:rPrChange>
        </w:rPr>
        <w:t xml:space="preserve"> show the SNP-based h</w:t>
      </w:r>
      <w:r w:rsidRPr="00E27D6C">
        <w:rPr>
          <w:rFonts w:ascii="Times New Roman" w:hAnsi="Times New Roman" w:cs="Times New Roman"/>
          <w:vertAlign w:val="superscript"/>
          <w:rPrChange w:id="917" w:author="Wangjingyi Liao" w:date="2025-06-03T21:53:00Z" w16du:dateUtc="2025-06-03T20:53:00Z">
            <w:rPr>
              <w:vertAlign w:val="superscript"/>
            </w:rPr>
          </w:rPrChange>
        </w:rPr>
        <w:t>2</w:t>
      </w:r>
      <w:r w:rsidRPr="00E27D6C">
        <w:rPr>
          <w:rFonts w:ascii="Times New Roman" w:hAnsi="Times New Roman" w:cs="Times New Roman"/>
          <w:rPrChange w:id="918" w:author="Wangjingyi Liao" w:date="2025-06-03T21:53:00Z" w16du:dateUtc="2025-06-03T20:53:00Z">
            <w:rPr/>
          </w:rPrChange>
        </w:rPr>
        <w:t xml:space="preserve"> estimates for the 11 disorders (on the liability scale</w:t>
      </w:r>
      <w:r w:rsidR="09EB94C6" w:rsidRPr="00E27D6C">
        <w:rPr>
          <w:rFonts w:ascii="Times New Roman" w:hAnsi="Times New Roman" w:cs="Times New Roman"/>
          <w:rPrChange w:id="919" w:author="Wangjingyi Liao" w:date="2025-06-03T21:53:00Z" w16du:dateUtc="2025-06-03T20:53:00Z">
            <w:rPr/>
          </w:rPrChange>
        </w:rPr>
        <w:t>; Figure 1B</w:t>
      </w:r>
      <w:r w:rsidRPr="00E27D6C">
        <w:rPr>
          <w:rFonts w:ascii="Times New Roman" w:hAnsi="Times New Roman" w:cs="Times New Roman"/>
          <w:rPrChange w:id="920" w:author="Wangjingyi Liao" w:date="2025-06-03T21:53:00Z" w16du:dateUtc="2025-06-03T20:53:00Z">
            <w:rPr/>
          </w:rPrChange>
        </w:rPr>
        <w:t>) and for the residual variance in each psychiatric disorder after accounting for the genetic effects associated with p (on the observed scale</w:t>
      </w:r>
      <w:r w:rsidR="427B149B" w:rsidRPr="00E27D6C">
        <w:rPr>
          <w:rFonts w:ascii="Times New Roman" w:hAnsi="Times New Roman" w:cs="Times New Roman"/>
          <w:rPrChange w:id="921" w:author="Wangjingyi Liao" w:date="2025-06-03T21:53:00Z" w16du:dateUtc="2025-06-03T20:53:00Z">
            <w:rPr/>
          </w:rPrChange>
        </w:rPr>
        <w:t>; Figure 1C</w:t>
      </w:r>
      <w:r w:rsidRPr="00E27D6C">
        <w:rPr>
          <w:rFonts w:ascii="Times New Roman" w:hAnsi="Times New Roman" w:cs="Times New Roman"/>
          <w:rPrChange w:id="922" w:author="Wangjingyi Liao" w:date="2025-06-03T21:53:00Z" w16du:dateUtc="2025-06-03T20:53:00Z">
            <w:rPr/>
          </w:rPrChange>
        </w:rPr>
        <w:t>). In general, the pattern of SNP h</w:t>
      </w:r>
      <w:r w:rsidRPr="00E27D6C">
        <w:rPr>
          <w:rFonts w:ascii="Times New Roman" w:hAnsi="Times New Roman" w:cs="Times New Roman"/>
          <w:vertAlign w:val="superscript"/>
          <w:rPrChange w:id="923" w:author="Wangjingyi Liao" w:date="2025-06-03T21:53:00Z" w16du:dateUtc="2025-06-03T20:53:00Z">
            <w:rPr>
              <w:vertAlign w:val="superscript"/>
            </w:rPr>
          </w:rPrChange>
        </w:rPr>
        <w:t>2</w:t>
      </w:r>
      <w:r w:rsidRPr="00E27D6C">
        <w:rPr>
          <w:rFonts w:ascii="Times New Roman" w:hAnsi="Times New Roman" w:cs="Times New Roman"/>
          <w:rPrChange w:id="924" w:author="Wangjingyi Liao" w:date="2025-06-03T21:53:00Z" w16du:dateUtc="2025-06-03T20:53:00Z">
            <w:rPr/>
          </w:rPrChange>
        </w:rPr>
        <w:t xml:space="preserve"> remained similar before and after controlling for p. For example, the highest SNP h</w:t>
      </w:r>
      <w:r w:rsidRPr="00E27D6C">
        <w:rPr>
          <w:rFonts w:ascii="Times New Roman" w:hAnsi="Times New Roman" w:cs="Times New Roman"/>
          <w:vertAlign w:val="superscript"/>
          <w:rPrChange w:id="925" w:author="Wangjingyi Liao" w:date="2025-06-03T21:53:00Z" w16du:dateUtc="2025-06-03T20:53:00Z">
            <w:rPr>
              <w:vertAlign w:val="superscript"/>
            </w:rPr>
          </w:rPrChange>
        </w:rPr>
        <w:t>2</w:t>
      </w:r>
      <w:r w:rsidRPr="00E27D6C">
        <w:rPr>
          <w:rFonts w:ascii="Times New Roman" w:hAnsi="Times New Roman" w:cs="Times New Roman"/>
          <w:rPrChange w:id="926" w:author="Wangjingyi Liao" w:date="2025-06-03T21:53:00Z" w16du:dateUtc="2025-06-03T20:53:00Z">
            <w:rPr/>
          </w:rPrChange>
        </w:rPr>
        <w:t xml:space="preserve"> were observed for OCD and TS </w:t>
      </w:r>
      <w:r w:rsidR="00ED58FC" w:rsidRPr="00E27D6C">
        <w:rPr>
          <w:rFonts w:ascii="Times New Roman" w:hAnsi="Times New Roman" w:cs="Times New Roman"/>
          <w:rPrChange w:id="927" w:author="Wangjingyi Liao" w:date="2025-06-03T21:53:00Z" w16du:dateUtc="2025-06-03T20:53:00Z">
            <w:rPr/>
          </w:rPrChange>
        </w:rPr>
        <w:t>(.</w:t>
      </w:r>
      <w:r w:rsidR="00100F7B" w:rsidRPr="00E27D6C">
        <w:rPr>
          <w:rFonts w:ascii="Times New Roman" w:hAnsi="Times New Roman" w:cs="Times New Roman"/>
          <w:lang w:eastAsia="zh-CN"/>
          <w:rPrChange w:id="928" w:author="Wangjingyi Liao" w:date="2025-06-03T21:53:00Z" w16du:dateUtc="2025-06-03T20:53:00Z">
            <w:rPr>
              <w:rFonts w:hint="eastAsia"/>
              <w:lang w:eastAsia="zh-CN"/>
            </w:rPr>
          </w:rPrChange>
        </w:rPr>
        <w:t>49</w:t>
      </w:r>
      <w:r w:rsidR="00ED58FC" w:rsidRPr="00E27D6C">
        <w:rPr>
          <w:rFonts w:ascii="Times New Roman" w:hAnsi="Times New Roman" w:cs="Times New Roman"/>
          <w:rPrChange w:id="929" w:author="Wangjingyi Liao" w:date="2025-06-03T21:53:00Z" w16du:dateUtc="2025-06-03T20:53:00Z">
            <w:rPr/>
          </w:rPrChange>
        </w:rPr>
        <w:t xml:space="preserve"> and .</w:t>
      </w:r>
      <w:r w:rsidR="00100F7B" w:rsidRPr="00E27D6C">
        <w:rPr>
          <w:rFonts w:ascii="Times New Roman" w:hAnsi="Times New Roman" w:cs="Times New Roman"/>
          <w:lang w:eastAsia="zh-CN"/>
          <w:rPrChange w:id="930" w:author="Wangjingyi Liao" w:date="2025-06-03T21:53:00Z" w16du:dateUtc="2025-06-03T20:53:00Z">
            <w:rPr>
              <w:rFonts w:hint="eastAsia"/>
              <w:lang w:eastAsia="zh-CN"/>
            </w:rPr>
          </w:rPrChange>
        </w:rPr>
        <w:t>49</w:t>
      </w:r>
      <w:r w:rsidR="00ED58FC" w:rsidRPr="00E27D6C">
        <w:rPr>
          <w:rFonts w:ascii="Times New Roman" w:hAnsi="Times New Roman" w:cs="Times New Roman"/>
          <w:rPrChange w:id="931" w:author="Wangjingyi Liao" w:date="2025-06-03T21:53:00Z" w16du:dateUtc="2025-06-03T20:53:00Z">
            <w:rPr/>
          </w:rPrChange>
        </w:rPr>
        <w:t xml:space="preserve">, respectively) </w:t>
      </w:r>
      <w:r w:rsidRPr="00E27D6C">
        <w:rPr>
          <w:rFonts w:ascii="Times New Roman" w:hAnsi="Times New Roman" w:cs="Times New Roman"/>
          <w:rPrChange w:id="932" w:author="Wangjingyi Liao" w:date="2025-06-03T21:53:00Z" w16du:dateUtc="2025-06-03T20:53:00Z">
            <w:rPr/>
          </w:rPrChange>
        </w:rPr>
        <w:t>and the lowest estimates for ALCH and PTSD</w:t>
      </w:r>
      <w:r w:rsidR="00ED58FC" w:rsidRPr="00E27D6C">
        <w:rPr>
          <w:rFonts w:ascii="Times New Roman" w:hAnsi="Times New Roman" w:cs="Times New Roman"/>
          <w:rPrChange w:id="933" w:author="Wangjingyi Liao" w:date="2025-06-03T21:53:00Z" w16du:dateUtc="2025-06-03T20:53:00Z">
            <w:rPr/>
          </w:rPrChange>
        </w:rPr>
        <w:t xml:space="preserve"> (.</w:t>
      </w:r>
      <w:r w:rsidR="00100F7B" w:rsidRPr="00E27D6C">
        <w:rPr>
          <w:rFonts w:ascii="Times New Roman" w:hAnsi="Times New Roman" w:cs="Times New Roman"/>
          <w:lang w:eastAsia="zh-CN"/>
          <w:rPrChange w:id="934" w:author="Wangjingyi Liao" w:date="2025-06-03T21:53:00Z" w16du:dateUtc="2025-06-03T20:53:00Z">
            <w:rPr>
              <w:rFonts w:hint="eastAsia"/>
              <w:lang w:eastAsia="zh-CN"/>
            </w:rPr>
          </w:rPrChange>
        </w:rPr>
        <w:t>02</w:t>
      </w:r>
      <w:r w:rsidR="00ED58FC" w:rsidRPr="00E27D6C">
        <w:rPr>
          <w:rFonts w:ascii="Times New Roman" w:hAnsi="Times New Roman" w:cs="Times New Roman"/>
          <w:rPrChange w:id="935" w:author="Wangjingyi Liao" w:date="2025-06-03T21:53:00Z" w16du:dateUtc="2025-06-03T20:53:00Z">
            <w:rPr/>
          </w:rPrChange>
        </w:rPr>
        <w:t xml:space="preserve"> and .</w:t>
      </w:r>
      <w:r w:rsidR="00920A1A" w:rsidRPr="00E27D6C">
        <w:rPr>
          <w:rFonts w:ascii="Times New Roman" w:hAnsi="Times New Roman" w:cs="Times New Roman"/>
          <w:lang w:eastAsia="zh-CN"/>
          <w:rPrChange w:id="936" w:author="Wangjingyi Liao" w:date="2025-06-03T21:53:00Z" w16du:dateUtc="2025-06-03T20:53:00Z">
            <w:rPr>
              <w:rFonts w:hint="eastAsia"/>
              <w:lang w:eastAsia="zh-CN"/>
            </w:rPr>
          </w:rPrChange>
        </w:rPr>
        <w:t>04</w:t>
      </w:r>
      <w:r w:rsidR="00ED58FC" w:rsidRPr="00E27D6C">
        <w:rPr>
          <w:rFonts w:ascii="Times New Roman" w:hAnsi="Times New Roman" w:cs="Times New Roman"/>
          <w:rPrChange w:id="937" w:author="Wangjingyi Liao" w:date="2025-06-03T21:53:00Z" w16du:dateUtc="2025-06-03T20:53:00Z">
            <w:rPr/>
          </w:rPrChange>
        </w:rPr>
        <w:t>)</w:t>
      </w:r>
      <w:r w:rsidRPr="00E27D6C">
        <w:rPr>
          <w:rFonts w:ascii="Times New Roman" w:hAnsi="Times New Roman" w:cs="Times New Roman"/>
          <w:rPrChange w:id="938" w:author="Wangjingyi Liao" w:date="2025-06-03T21:53:00Z" w16du:dateUtc="2025-06-03T20:53:00Z">
            <w:rPr/>
          </w:rPrChange>
        </w:rPr>
        <w:t xml:space="preserve">. </w:t>
      </w:r>
    </w:p>
    <w:p w14:paraId="10CEC3A6" w14:textId="77777777" w:rsidR="00F24451" w:rsidRPr="00E27D6C" w:rsidRDefault="00F24451" w:rsidP="00E27D6C">
      <w:pPr>
        <w:spacing w:beforeLines="20" w:before="48" w:line="360" w:lineRule="auto"/>
        <w:rPr>
          <w:rFonts w:ascii="Times New Roman" w:hAnsi="Times New Roman" w:cs="Times New Roman"/>
          <w:i/>
          <w:iCs/>
          <w:rPrChange w:id="939" w:author="Wangjingyi Liao" w:date="2025-06-03T21:53:00Z" w16du:dateUtc="2025-06-03T20:53:00Z">
            <w:rPr>
              <w:i/>
              <w:iCs/>
            </w:rPr>
          </w:rPrChange>
        </w:rPr>
        <w:pPrChange w:id="940" w:author="Wangjingyi Liao" w:date="2025-06-03T21:53:00Z" w16du:dateUtc="2025-06-03T20:53:00Z">
          <w:pPr>
            <w:spacing w:beforeLines="20" w:before="48" w:line="288" w:lineRule="exact"/>
          </w:pPr>
        </w:pPrChange>
      </w:pPr>
    </w:p>
    <w:p w14:paraId="306C6DA2" w14:textId="0770E35B" w:rsidR="00C428A1" w:rsidRPr="00E27D6C" w:rsidRDefault="00C428A1" w:rsidP="00E27D6C">
      <w:pPr>
        <w:spacing w:beforeLines="20" w:before="48" w:line="360" w:lineRule="auto"/>
        <w:rPr>
          <w:rFonts w:ascii="Times New Roman" w:hAnsi="Times New Roman" w:cs="Times New Roman"/>
          <w:b/>
          <w:bCs/>
          <w:rPrChange w:id="941" w:author="Wangjingyi Liao" w:date="2025-06-03T21:53:00Z" w16du:dateUtc="2025-06-03T20:53:00Z">
            <w:rPr>
              <w:b/>
              <w:bCs/>
            </w:rPr>
          </w:rPrChange>
        </w:rPr>
        <w:pPrChange w:id="942" w:author="Wangjingyi Liao" w:date="2025-06-03T21:53:00Z" w16du:dateUtc="2025-06-03T20:53:00Z">
          <w:pPr>
            <w:spacing w:beforeLines="20" w:before="48" w:line="288" w:lineRule="exact"/>
          </w:pPr>
        </w:pPrChange>
      </w:pPr>
      <w:r w:rsidRPr="00E27D6C">
        <w:rPr>
          <w:rFonts w:ascii="Times New Roman" w:hAnsi="Times New Roman" w:cs="Times New Roman"/>
          <w:b/>
          <w:bCs/>
          <w:i/>
          <w:iCs/>
          <w:rPrChange w:id="943" w:author="Wangjingyi Liao" w:date="2025-06-03T21:53:00Z" w16du:dateUtc="2025-06-03T20:53:00Z">
            <w:rPr>
              <w:b/>
              <w:bCs/>
              <w:i/>
              <w:iCs/>
            </w:rPr>
          </w:rPrChange>
        </w:rPr>
        <w:t>Removing transdiagnostic genetic effects significantly changed genetic relationships between psychiatric disorders.</w:t>
      </w:r>
    </w:p>
    <w:p w14:paraId="4AB6BF63" w14:textId="77777777" w:rsidR="00C428A1" w:rsidRPr="00E27D6C" w:rsidRDefault="00C428A1" w:rsidP="00E27D6C">
      <w:pPr>
        <w:spacing w:line="360" w:lineRule="auto"/>
        <w:rPr>
          <w:rFonts w:ascii="Times New Roman" w:eastAsiaTheme="minorEastAsia" w:hAnsi="Times New Roman" w:cs="Times New Roman"/>
          <w:rPrChange w:id="944" w:author="Wangjingyi Liao" w:date="2025-06-03T21:53:00Z" w16du:dateUtc="2025-06-03T20:53:00Z">
            <w:rPr>
              <w:rFonts w:eastAsiaTheme="minorEastAsia"/>
            </w:rPr>
          </w:rPrChange>
        </w:rPr>
        <w:pPrChange w:id="945" w:author="Wangjingyi Liao" w:date="2025-06-03T21:53:00Z" w16du:dateUtc="2025-06-03T20:53:00Z">
          <w:pPr/>
        </w:pPrChange>
      </w:pPr>
      <w:r w:rsidRPr="00E27D6C">
        <w:rPr>
          <w:rFonts w:ascii="Times New Roman" w:eastAsiaTheme="minorEastAsia" w:hAnsi="Times New Roman" w:cs="Times New Roman"/>
          <w:rPrChange w:id="946" w:author="Wangjingyi Liao" w:date="2025-06-03T21:53:00Z" w16du:dateUtc="2025-06-03T20:53:00Z">
            <w:rPr>
              <w:rFonts w:eastAsiaTheme="minorEastAsia"/>
            </w:rPr>
          </w:rPrChange>
        </w:rPr>
        <w:t xml:space="preserve"> </w:t>
      </w:r>
    </w:p>
    <w:p w14:paraId="238A1F07" w14:textId="74B4A2CC" w:rsidR="001A7A87" w:rsidRPr="00E27D6C" w:rsidRDefault="001A7A87" w:rsidP="00E27D6C">
      <w:pPr>
        <w:spacing w:line="360" w:lineRule="auto"/>
        <w:rPr>
          <w:rFonts w:ascii="Times New Roman" w:hAnsi="Times New Roman" w:cs="Times New Roman"/>
          <w:rPrChange w:id="947" w:author="Wangjingyi Liao" w:date="2025-06-03T21:53:00Z" w16du:dateUtc="2025-06-03T20:53:00Z">
            <w:rPr/>
          </w:rPrChange>
        </w:rPr>
        <w:pPrChange w:id="948" w:author="Wangjingyi Liao" w:date="2025-06-03T21:53:00Z" w16du:dateUtc="2025-06-03T20:53:00Z">
          <w:pPr/>
        </w:pPrChange>
      </w:pPr>
      <w:r w:rsidRPr="00E27D6C">
        <w:rPr>
          <w:rFonts w:ascii="Times New Roman" w:hAnsi="Times New Roman" w:cs="Times New Roman"/>
          <w:rPrChange w:id="949" w:author="Wangjingyi Liao" w:date="2025-06-03T21:53:00Z" w16du:dateUtc="2025-06-03T20:53:00Z">
            <w:rPr/>
          </w:rPrChange>
        </w:rPr>
        <w:t>Figure 2 compares genetic correlations between each disorder and the other 10 disorders before and after removing the genetic variance each has in common with p</w:t>
      </w:r>
      <w:r w:rsidR="00ED58FC" w:rsidRPr="00E27D6C">
        <w:rPr>
          <w:rFonts w:ascii="Times New Roman" w:hAnsi="Times New Roman" w:cs="Times New Roman"/>
          <w:rPrChange w:id="950" w:author="Wangjingyi Liao" w:date="2025-06-03T21:53:00Z" w16du:dateUtc="2025-06-03T20:53:00Z">
            <w:rPr/>
          </w:rPrChange>
        </w:rPr>
        <w:t xml:space="preserve"> </w:t>
      </w:r>
      <w:r w:rsidRPr="00E27D6C">
        <w:rPr>
          <w:rFonts w:ascii="Times New Roman" w:hAnsi="Times New Roman" w:cs="Times New Roman"/>
          <w:rPrChange w:id="951" w:author="Wangjingyi Liao" w:date="2025-06-03T21:53:00Z" w16du:dateUtc="2025-06-03T20:53:00Z">
            <w:rPr/>
          </w:rPrChange>
        </w:rPr>
        <w:t>(</w:t>
      </w:r>
      <w:r w:rsidR="00ED58FC" w:rsidRPr="00E27D6C">
        <w:rPr>
          <w:rFonts w:ascii="Times New Roman" w:hAnsi="Times New Roman" w:cs="Times New Roman"/>
          <w:rPrChange w:id="952" w:author="Wangjingyi Liao" w:date="2025-06-03T21:53:00Z" w16du:dateUtc="2025-06-03T20:53:00Z">
            <w:rPr/>
          </w:rPrChange>
        </w:rPr>
        <w:t xml:space="preserve">see </w:t>
      </w:r>
      <w:r w:rsidRPr="00E27D6C">
        <w:rPr>
          <w:rFonts w:ascii="Times New Roman" w:hAnsi="Times New Roman" w:cs="Times New Roman"/>
          <w:rPrChange w:id="953" w:author="Wangjingyi Liao" w:date="2025-06-03T21:53:00Z" w16du:dateUtc="2025-06-03T20:53:00Z">
            <w:rPr/>
          </w:rPrChange>
        </w:rPr>
        <w:t xml:space="preserve">Supplementary Figure </w:t>
      </w:r>
      <w:r w:rsidR="000B322A" w:rsidRPr="00E27D6C">
        <w:rPr>
          <w:rFonts w:ascii="Times New Roman" w:hAnsi="Times New Roman" w:cs="Times New Roman"/>
          <w:rPrChange w:id="954" w:author="Wangjingyi Liao" w:date="2025-06-03T21:53:00Z" w16du:dateUtc="2025-06-03T20:53:00Z">
            <w:rPr/>
          </w:rPrChange>
        </w:rPr>
        <w:t>S</w:t>
      </w:r>
      <w:r w:rsidR="00112518" w:rsidRPr="00E27D6C">
        <w:rPr>
          <w:rFonts w:ascii="Times New Roman" w:hAnsi="Times New Roman" w:cs="Times New Roman"/>
          <w:lang w:eastAsia="zh-CN"/>
          <w:rPrChange w:id="955" w:author="Wangjingyi Liao" w:date="2025-06-03T21:53:00Z" w16du:dateUtc="2025-06-03T20:53:00Z">
            <w:rPr>
              <w:rFonts w:hint="eastAsia"/>
              <w:lang w:eastAsia="zh-CN"/>
            </w:rPr>
          </w:rPrChange>
        </w:rPr>
        <w:t xml:space="preserve">2 </w:t>
      </w:r>
      <w:r w:rsidR="00ED58FC" w:rsidRPr="00E27D6C">
        <w:rPr>
          <w:rFonts w:ascii="Times New Roman" w:hAnsi="Times New Roman" w:cs="Times New Roman"/>
          <w:rPrChange w:id="956" w:author="Wangjingyi Liao" w:date="2025-06-03T21:53:00Z" w16du:dateUtc="2025-06-03T20:53:00Z">
            <w:rPr/>
          </w:rPrChange>
        </w:rPr>
        <w:t xml:space="preserve">for </w:t>
      </w:r>
      <w:r w:rsidRPr="00E27D6C">
        <w:rPr>
          <w:rFonts w:ascii="Times New Roman" w:hAnsi="Times New Roman" w:cs="Times New Roman"/>
          <w:rPrChange w:id="957" w:author="Wangjingyi Liao" w:date="2025-06-03T21:53:00Z" w16du:dateUtc="2025-06-03T20:53:00Z">
            <w:rPr/>
          </w:rPrChange>
        </w:rPr>
        <w:t xml:space="preserve">the full genetic correlation matrices as heat maps and Supplementary Table </w:t>
      </w:r>
      <w:r w:rsidR="000B322A" w:rsidRPr="00E27D6C">
        <w:rPr>
          <w:rFonts w:ascii="Times New Roman" w:hAnsi="Times New Roman" w:cs="Times New Roman"/>
          <w:lang w:eastAsia="zh-CN"/>
          <w:rPrChange w:id="958" w:author="Wangjingyi Liao" w:date="2025-06-03T21:53:00Z" w16du:dateUtc="2025-06-03T20:53:00Z">
            <w:rPr>
              <w:lang w:eastAsia="zh-CN"/>
            </w:rPr>
          </w:rPrChange>
        </w:rPr>
        <w:t>2</w:t>
      </w:r>
      <w:r w:rsidR="00920A1A" w:rsidRPr="00E27D6C">
        <w:rPr>
          <w:rFonts w:ascii="Times New Roman" w:hAnsi="Times New Roman" w:cs="Times New Roman"/>
          <w:lang w:eastAsia="zh-CN"/>
          <w:rPrChange w:id="959" w:author="Wangjingyi Liao" w:date="2025-06-03T21:53:00Z" w16du:dateUtc="2025-06-03T20:53:00Z">
            <w:rPr>
              <w:rFonts w:hint="eastAsia"/>
              <w:lang w:eastAsia="zh-CN"/>
            </w:rPr>
          </w:rPrChange>
        </w:rPr>
        <w:t xml:space="preserve"> and </w:t>
      </w:r>
      <w:r w:rsidR="00722F01" w:rsidRPr="00E27D6C">
        <w:rPr>
          <w:rFonts w:ascii="Times New Roman" w:hAnsi="Times New Roman" w:cs="Times New Roman"/>
          <w:lang w:eastAsia="zh-CN"/>
          <w:rPrChange w:id="960" w:author="Wangjingyi Liao" w:date="2025-06-03T21:53:00Z" w16du:dateUtc="2025-06-03T20:53:00Z">
            <w:rPr>
              <w:lang w:eastAsia="zh-CN"/>
            </w:rPr>
          </w:rPrChange>
        </w:rPr>
        <w:t>4</w:t>
      </w:r>
      <w:r w:rsidR="00722F01" w:rsidRPr="00E27D6C">
        <w:rPr>
          <w:rFonts w:ascii="Times New Roman" w:hAnsi="Times New Roman" w:cs="Times New Roman"/>
          <w:rPrChange w:id="961" w:author="Wangjingyi Liao" w:date="2025-06-03T21:53:00Z" w16du:dateUtc="2025-06-03T20:53:00Z">
            <w:rPr/>
          </w:rPrChange>
        </w:rPr>
        <w:t xml:space="preserve"> for</w:t>
      </w:r>
      <w:r w:rsidR="00ED58FC" w:rsidRPr="00E27D6C">
        <w:rPr>
          <w:rFonts w:ascii="Times New Roman" w:hAnsi="Times New Roman" w:cs="Times New Roman"/>
          <w:rPrChange w:id="962" w:author="Wangjingyi Liao" w:date="2025-06-03T21:53:00Z" w16du:dateUtc="2025-06-03T20:53:00Z">
            <w:rPr/>
          </w:rPrChange>
        </w:rPr>
        <w:t xml:space="preserve"> the</w:t>
      </w:r>
      <w:r w:rsidRPr="00E27D6C">
        <w:rPr>
          <w:rFonts w:ascii="Times New Roman" w:hAnsi="Times New Roman" w:cs="Times New Roman"/>
          <w:rPrChange w:id="963" w:author="Wangjingyi Liao" w:date="2025-06-03T21:53:00Z" w16du:dateUtc="2025-06-03T20:53:00Z">
            <w:rPr/>
          </w:rPrChange>
        </w:rPr>
        <w:t xml:space="preserve"> genetic correlation</w:t>
      </w:r>
      <w:r w:rsidR="00ED58FC" w:rsidRPr="00E27D6C">
        <w:rPr>
          <w:rFonts w:ascii="Times New Roman" w:hAnsi="Times New Roman" w:cs="Times New Roman"/>
          <w:rPrChange w:id="964" w:author="Wangjingyi Liao" w:date="2025-06-03T21:53:00Z" w16du:dateUtc="2025-06-03T20:53:00Z">
            <w:rPr/>
          </w:rPrChange>
        </w:rPr>
        <w:t xml:space="preserve"> estimates</w:t>
      </w:r>
      <w:r w:rsidRPr="00E27D6C">
        <w:rPr>
          <w:rFonts w:ascii="Times New Roman" w:hAnsi="Times New Roman" w:cs="Times New Roman"/>
          <w:rPrChange w:id="965" w:author="Wangjingyi Liao" w:date="2025-06-03T21:53:00Z" w16du:dateUtc="2025-06-03T20:53:00Z">
            <w:rPr/>
          </w:rPrChange>
        </w:rPr>
        <w:t xml:space="preserve"> and confidence intervals.) It can be seen from Figure 2 that genetic correlations were lower after accounting for p. The average genetic correlation dropped from 0.29 to -0.0</w:t>
      </w:r>
      <w:r w:rsidR="00EF4A2A" w:rsidRPr="00E27D6C">
        <w:rPr>
          <w:rFonts w:ascii="Times New Roman" w:hAnsi="Times New Roman" w:cs="Times New Roman"/>
          <w:lang w:eastAsia="zh-CN"/>
          <w:rPrChange w:id="966" w:author="Wangjingyi Liao" w:date="2025-06-03T21:53:00Z" w16du:dateUtc="2025-06-03T20:53:00Z">
            <w:rPr>
              <w:rFonts w:hint="eastAsia"/>
              <w:lang w:eastAsia="zh-CN"/>
            </w:rPr>
          </w:rPrChange>
        </w:rPr>
        <w:t>5</w:t>
      </w:r>
      <w:r w:rsidRPr="00E27D6C">
        <w:rPr>
          <w:rFonts w:ascii="Times New Roman" w:hAnsi="Times New Roman" w:cs="Times New Roman"/>
          <w:rPrChange w:id="967" w:author="Wangjingyi Liao" w:date="2025-06-03T21:53:00Z" w16du:dateUtc="2025-06-03T20:53:00Z">
            <w:rPr/>
          </w:rPrChange>
        </w:rPr>
        <w:t xml:space="preserve"> after residualizing p. This reduction in genetic correlation </w:t>
      </w:r>
      <w:r w:rsidR="00ED58FC" w:rsidRPr="00E27D6C">
        <w:rPr>
          <w:rFonts w:ascii="Times New Roman" w:hAnsi="Times New Roman" w:cs="Times New Roman"/>
          <w:rPrChange w:id="968" w:author="Wangjingyi Liao" w:date="2025-06-03T21:53:00Z" w16du:dateUtc="2025-06-03T20:53:00Z">
            <w:rPr/>
          </w:rPrChange>
        </w:rPr>
        <w:t xml:space="preserve">suggests </w:t>
      </w:r>
      <w:r w:rsidRPr="00E27D6C">
        <w:rPr>
          <w:rFonts w:ascii="Times New Roman" w:hAnsi="Times New Roman" w:cs="Times New Roman"/>
          <w:rPrChange w:id="969" w:author="Wangjingyi Liao" w:date="2025-06-03T21:53:00Z" w16du:dateUtc="2025-06-03T20:53:00Z">
            <w:rPr/>
          </w:rPrChange>
        </w:rPr>
        <w:t xml:space="preserve">greater specificity in that the pervasive contribution of p to the positive manifold of genetic correlations is reduced. </w:t>
      </w:r>
    </w:p>
    <w:p w14:paraId="04D5171A" w14:textId="77777777" w:rsidR="001A7A87" w:rsidRPr="00E27D6C" w:rsidRDefault="001A7A87" w:rsidP="00E27D6C">
      <w:pPr>
        <w:spacing w:line="360" w:lineRule="auto"/>
        <w:rPr>
          <w:rFonts w:ascii="Times New Roman" w:hAnsi="Times New Roman" w:cs="Times New Roman"/>
          <w:rPrChange w:id="970" w:author="Wangjingyi Liao" w:date="2025-06-03T21:53:00Z" w16du:dateUtc="2025-06-03T20:53:00Z">
            <w:rPr/>
          </w:rPrChange>
        </w:rPr>
        <w:pPrChange w:id="971" w:author="Wangjingyi Liao" w:date="2025-06-03T21:53:00Z" w16du:dateUtc="2025-06-03T20:53:00Z">
          <w:pPr/>
        </w:pPrChange>
      </w:pPr>
    </w:p>
    <w:p w14:paraId="3772D1F7" w14:textId="1B2019E7" w:rsidR="001C3C6F" w:rsidRPr="00E27D6C" w:rsidRDefault="001A7A87" w:rsidP="00E27D6C">
      <w:pPr>
        <w:spacing w:line="360" w:lineRule="auto"/>
        <w:rPr>
          <w:rFonts w:ascii="Times New Roman" w:hAnsi="Times New Roman" w:cs="Times New Roman"/>
          <w:rPrChange w:id="972" w:author="Wangjingyi Liao" w:date="2025-06-03T21:53:00Z" w16du:dateUtc="2025-06-03T20:53:00Z">
            <w:rPr/>
          </w:rPrChange>
        </w:rPr>
        <w:pPrChange w:id="973" w:author="Wangjingyi Liao" w:date="2025-06-03T21:53:00Z" w16du:dateUtc="2025-06-03T20:53:00Z">
          <w:pPr/>
        </w:pPrChange>
      </w:pPr>
      <w:r w:rsidRPr="00E27D6C">
        <w:rPr>
          <w:rFonts w:ascii="Times New Roman" w:hAnsi="Times New Roman" w:cs="Times New Roman"/>
          <w:rPrChange w:id="974" w:author="Wangjingyi Liao" w:date="2025-06-03T21:53:00Z" w16du:dateUtc="2025-06-03T20:53:00Z">
            <w:rPr/>
          </w:rPrChange>
        </w:rP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rsidRPr="00E27D6C">
        <w:rPr>
          <w:rFonts w:ascii="Times New Roman" w:hAnsi="Times New Roman" w:cs="Times New Roman"/>
          <w:rPrChange w:id="975" w:author="Wangjingyi Liao" w:date="2025-06-03T21:53:00Z" w16du:dateUtc="2025-06-03T20:53:00Z">
            <w:rPr/>
          </w:rPrChange>
        </w:rPr>
        <w:t>and PTSD are</w:t>
      </w:r>
      <w:r w:rsidRPr="00E27D6C">
        <w:rPr>
          <w:rFonts w:ascii="Times New Roman" w:hAnsi="Times New Roman" w:cs="Times New Roman"/>
          <w:rPrChange w:id="976" w:author="Wangjingyi Liao" w:date="2025-06-03T21:53:00Z" w16du:dateUtc="2025-06-03T20:53:00Z">
            <w:rPr/>
          </w:rPrChange>
        </w:rPr>
        <w:t xml:space="preserve"> corrected for p, the genetic correlation declines to 0.5</w:t>
      </w:r>
      <w:r w:rsidR="00E71177" w:rsidRPr="00E27D6C">
        <w:rPr>
          <w:rFonts w:ascii="Times New Roman" w:hAnsi="Times New Roman" w:cs="Times New Roman"/>
          <w:lang w:eastAsia="zh-CN"/>
          <w:rPrChange w:id="977" w:author="Wangjingyi Liao" w:date="2025-06-03T21:53:00Z" w16du:dateUtc="2025-06-03T20:53:00Z">
            <w:rPr>
              <w:rFonts w:hint="eastAsia"/>
              <w:lang w:eastAsia="zh-CN"/>
            </w:rPr>
          </w:rPrChange>
        </w:rPr>
        <w:t>0</w:t>
      </w:r>
      <w:r w:rsidRPr="00E27D6C">
        <w:rPr>
          <w:rFonts w:ascii="Times New Roman" w:hAnsi="Times New Roman" w:cs="Times New Roman"/>
          <w:rPrChange w:id="978" w:author="Wangjingyi Liao" w:date="2025-06-03T21:53:00Z" w16du:dateUtc="2025-06-03T20:53:00Z">
            <w:rPr/>
          </w:rPrChange>
        </w:rPr>
        <w:t>. This means that the substantial genetic correlation between ADHD and PTSD is only slightly due to p</w:t>
      </w:r>
      <w:r w:rsidR="00DD2F6E" w:rsidRPr="00E27D6C">
        <w:rPr>
          <w:rFonts w:ascii="Times New Roman" w:hAnsi="Times New Roman" w:cs="Times New Roman"/>
          <w:lang w:eastAsia="zh-CN"/>
          <w:rPrChange w:id="979" w:author="Wangjingyi Liao" w:date="2025-06-03T21:53:00Z" w16du:dateUtc="2025-06-03T20:53:00Z">
            <w:rPr>
              <w:rFonts w:hint="eastAsia"/>
              <w:lang w:eastAsia="zh-CN"/>
            </w:rPr>
          </w:rPrChange>
        </w:rPr>
        <w:t xml:space="preserve">. </w:t>
      </w:r>
      <w:r w:rsidRPr="00E27D6C">
        <w:rPr>
          <w:rFonts w:ascii="Times New Roman" w:hAnsi="Times New Roman" w:cs="Times New Roman"/>
          <w:rPrChange w:id="980" w:author="Wangjingyi Liao" w:date="2025-06-03T21:53:00Z" w16du:dateUtc="2025-06-03T20:53:00Z">
            <w:rPr/>
          </w:rPrChange>
        </w:rPr>
        <w:t>In contrast, for MDD, the genetic correlation with ADHD drops from 0.</w:t>
      </w:r>
      <w:r w:rsidR="009414D5" w:rsidRPr="00E27D6C">
        <w:rPr>
          <w:rFonts w:ascii="Times New Roman" w:hAnsi="Times New Roman" w:cs="Times New Roman"/>
          <w:lang w:eastAsia="zh-CN"/>
          <w:rPrChange w:id="981" w:author="Wangjingyi Liao" w:date="2025-06-03T21:53:00Z" w16du:dateUtc="2025-06-03T20:53:00Z">
            <w:rPr>
              <w:rFonts w:hint="eastAsia"/>
              <w:lang w:eastAsia="zh-CN"/>
            </w:rPr>
          </w:rPrChange>
        </w:rPr>
        <w:t>52</w:t>
      </w:r>
      <w:r w:rsidRPr="00E27D6C">
        <w:rPr>
          <w:rFonts w:ascii="Times New Roman" w:hAnsi="Times New Roman" w:cs="Times New Roman"/>
          <w:rPrChange w:id="982" w:author="Wangjingyi Liao" w:date="2025-06-03T21:53:00Z" w16du:dateUtc="2025-06-03T20:53:00Z">
            <w:rPr/>
          </w:rPrChange>
        </w:rPr>
        <w:t xml:space="preserve"> to -0.0</w:t>
      </w:r>
      <w:r w:rsidR="00921BFD" w:rsidRPr="00E27D6C">
        <w:rPr>
          <w:rFonts w:ascii="Times New Roman" w:hAnsi="Times New Roman" w:cs="Times New Roman"/>
          <w:lang w:eastAsia="zh-CN"/>
          <w:rPrChange w:id="983" w:author="Wangjingyi Liao" w:date="2025-06-03T21:53:00Z" w16du:dateUtc="2025-06-03T20:53:00Z">
            <w:rPr>
              <w:rFonts w:hint="eastAsia"/>
              <w:lang w:eastAsia="zh-CN"/>
            </w:rPr>
          </w:rPrChange>
        </w:rPr>
        <w:t>8</w:t>
      </w:r>
      <w:r w:rsidRPr="00E27D6C">
        <w:rPr>
          <w:rFonts w:ascii="Times New Roman" w:hAnsi="Times New Roman" w:cs="Times New Roman"/>
          <w:rPrChange w:id="984" w:author="Wangjingyi Liao" w:date="2025-06-03T21:53:00Z" w16du:dateUtc="2025-06-03T20:53:00Z">
            <w:rPr/>
          </w:rPrChange>
        </w:rPr>
        <w:t xml:space="preserve">. In other words, the substantial genetic correlation between ADHD and MDD disappears when ADHD is corrected for p, suggesting that the ostensible genetic relationship between ADHD and MDD is completely mediated by p.  </w:t>
      </w:r>
    </w:p>
    <w:p w14:paraId="11F71F8B" w14:textId="77777777" w:rsidR="001A7A87" w:rsidRPr="00E27D6C" w:rsidRDefault="001A7A87" w:rsidP="00E27D6C">
      <w:pPr>
        <w:spacing w:beforeLines="20" w:before="48" w:line="360" w:lineRule="auto"/>
        <w:rPr>
          <w:rFonts w:ascii="Times New Roman" w:hAnsi="Times New Roman" w:cs="Times New Roman"/>
          <w:rPrChange w:id="985" w:author="Wangjingyi Liao" w:date="2025-06-03T21:53:00Z" w16du:dateUtc="2025-06-03T20:53:00Z">
            <w:rPr/>
          </w:rPrChange>
        </w:rPr>
        <w:pPrChange w:id="986" w:author="Wangjingyi Liao" w:date="2025-06-03T21:53:00Z" w16du:dateUtc="2025-06-03T20:53:00Z">
          <w:pPr>
            <w:spacing w:beforeLines="20" w:before="48" w:line="288" w:lineRule="exact"/>
          </w:pPr>
        </w:pPrChange>
      </w:pPr>
    </w:p>
    <w:p w14:paraId="79BA455D" w14:textId="0D2EA5F6" w:rsidR="001A7A87" w:rsidRPr="00E27D6C" w:rsidRDefault="00187663" w:rsidP="00E27D6C">
      <w:pPr>
        <w:spacing w:line="360" w:lineRule="auto"/>
        <w:rPr>
          <w:rFonts w:ascii="Times New Roman" w:hAnsi="Times New Roman" w:cs="Times New Roman"/>
          <w:rPrChange w:id="987" w:author="Wangjingyi Liao" w:date="2025-06-03T21:53:00Z" w16du:dateUtc="2025-06-03T20:53:00Z">
            <w:rPr/>
          </w:rPrChange>
        </w:rPr>
        <w:pPrChange w:id="988" w:author="Wangjingyi Liao" w:date="2025-06-03T21:53:00Z" w16du:dateUtc="2025-06-03T20:53:00Z">
          <w:pPr/>
        </w:pPrChange>
      </w:pPr>
      <w:r w:rsidRPr="00E27D6C">
        <w:rPr>
          <w:rFonts w:ascii="Times New Roman" w:hAnsi="Times New Roman" w:cs="Times New Roman"/>
          <w:lang w:eastAsia="zh-CN"/>
          <w:rPrChange w:id="989" w:author="Wangjingyi Liao" w:date="2025-06-03T21:53:00Z" w16du:dateUtc="2025-06-03T20:53:00Z">
            <w:rPr>
              <w:rFonts w:hint="eastAsia"/>
              <w:lang w:eastAsia="zh-CN"/>
            </w:rPr>
          </w:rPrChange>
        </w:rPr>
        <w:t>The unexpected changes</w:t>
      </w:r>
      <w:r w:rsidR="001A7A87" w:rsidRPr="00E27D6C">
        <w:rPr>
          <w:rFonts w:ascii="Times New Roman" w:hAnsi="Times New Roman" w:cs="Times New Roman"/>
          <w:rPrChange w:id="990" w:author="Wangjingyi Liao" w:date="2025-06-03T21:53:00Z" w16du:dateUtc="2025-06-03T20:53:00Z">
            <w:rPr/>
          </w:rPrChange>
        </w:rPr>
        <w:t xml:space="preserve"> are cases where the genetic correlations between pairs of disorders goes from positive to negative. For example, the genetic correlation between BIP and MDD </w:t>
      </w:r>
      <w:r w:rsidR="001A7A87" w:rsidRPr="00E27D6C">
        <w:rPr>
          <w:rFonts w:ascii="Times New Roman" w:hAnsi="Times New Roman" w:cs="Times New Roman"/>
          <w:rPrChange w:id="991" w:author="Wangjingyi Liao" w:date="2025-06-03T21:53:00Z" w16du:dateUtc="2025-06-03T20:53:00Z">
            <w:rPr/>
          </w:rPrChange>
        </w:rPr>
        <w:lastRenderedPageBreak/>
        <w:t xml:space="preserve">uncorrected for p was substantially positive (0.44), but after controlling for p, the genetic correlation became negative (-0.64). </w:t>
      </w:r>
    </w:p>
    <w:p w14:paraId="1A291195" w14:textId="77777777" w:rsidR="001A7A87" w:rsidRPr="00E27D6C" w:rsidRDefault="001A7A87" w:rsidP="00E27D6C">
      <w:pPr>
        <w:spacing w:line="360" w:lineRule="auto"/>
        <w:rPr>
          <w:rFonts w:ascii="Times New Roman" w:hAnsi="Times New Roman" w:cs="Times New Roman"/>
          <w:rPrChange w:id="992" w:author="Wangjingyi Liao" w:date="2025-06-03T21:53:00Z" w16du:dateUtc="2025-06-03T20:53:00Z">
            <w:rPr/>
          </w:rPrChange>
        </w:rPr>
        <w:pPrChange w:id="993" w:author="Wangjingyi Liao" w:date="2025-06-03T21:53:00Z" w16du:dateUtc="2025-06-03T20:53:00Z">
          <w:pPr/>
        </w:pPrChange>
      </w:pPr>
    </w:p>
    <w:p w14:paraId="2AFFC851" w14:textId="50269498" w:rsidR="00954292" w:rsidRPr="00E27D6C" w:rsidRDefault="00954292" w:rsidP="00E27D6C">
      <w:pPr>
        <w:spacing w:line="360" w:lineRule="auto"/>
        <w:rPr>
          <w:rFonts w:ascii="Times New Roman" w:hAnsi="Times New Roman" w:cs="Times New Roman"/>
          <w:rPrChange w:id="994" w:author="Wangjingyi Liao" w:date="2025-06-03T21:53:00Z" w16du:dateUtc="2025-06-03T20:53:00Z">
            <w:rPr/>
          </w:rPrChange>
        </w:rPr>
        <w:pPrChange w:id="995" w:author="Wangjingyi Liao" w:date="2025-06-03T21:53:00Z" w16du:dateUtc="2025-06-03T20:53:00Z">
          <w:pPr/>
        </w:pPrChange>
      </w:pPr>
      <w:r w:rsidRPr="00E27D6C">
        <w:rPr>
          <w:rFonts w:ascii="Times New Roman" w:hAnsi="Times New Roman" w:cs="Times New Roman"/>
          <w:rPrChange w:id="996" w:author="Wangjingyi Liao" w:date="2025-06-03T21:53:00Z" w16du:dateUtc="2025-06-03T20:53:00Z">
            <w:rPr/>
          </w:rPrChange>
        </w:rPr>
        <w:t>Like ADHD and PTSD, for some pairs of disorders, genetic correlations remained substantial after accounting for transdiagnostic effects. For example, moderate to strong genetic correlations between ANX and MDD (</w:t>
      </w:r>
      <w:proofErr w:type="spellStart"/>
      <w:r w:rsidRPr="00E27D6C">
        <w:rPr>
          <w:rFonts w:ascii="Times New Roman" w:hAnsi="Times New Roman" w:cs="Times New Roman"/>
          <w:rPrChange w:id="997" w:author="Wangjingyi Liao" w:date="2025-06-03T21:53:00Z" w16du:dateUtc="2025-06-03T20:53:00Z">
            <w:rPr/>
          </w:rPrChange>
        </w:rPr>
        <w:t>rG</w:t>
      </w:r>
      <w:proofErr w:type="spellEnd"/>
      <w:r w:rsidRPr="00E27D6C">
        <w:rPr>
          <w:rFonts w:ascii="Times New Roman" w:hAnsi="Times New Roman" w:cs="Times New Roman"/>
          <w:rPrChange w:id="998" w:author="Wangjingyi Liao" w:date="2025-06-03T21:53:00Z" w16du:dateUtc="2025-06-03T20:53:00Z">
            <w:rPr/>
          </w:rPrChange>
        </w:rPr>
        <w:t xml:space="preserve"> = 0.</w:t>
      </w:r>
      <w:r w:rsidR="00BE2DD0" w:rsidRPr="00E27D6C">
        <w:rPr>
          <w:rFonts w:ascii="Times New Roman" w:hAnsi="Times New Roman" w:cs="Times New Roman"/>
          <w:lang w:eastAsia="zh-CN"/>
          <w:rPrChange w:id="999" w:author="Wangjingyi Liao" w:date="2025-06-03T21:53:00Z" w16du:dateUtc="2025-06-03T20:53:00Z">
            <w:rPr>
              <w:rFonts w:hint="eastAsia"/>
              <w:lang w:eastAsia="zh-CN"/>
            </w:rPr>
          </w:rPrChange>
        </w:rPr>
        <w:t>74</w:t>
      </w:r>
      <w:r w:rsidRPr="00E27D6C">
        <w:rPr>
          <w:rFonts w:ascii="Times New Roman" w:hAnsi="Times New Roman" w:cs="Times New Roman"/>
          <w:rPrChange w:id="1000" w:author="Wangjingyi Liao" w:date="2025-06-03T21:53:00Z" w16du:dateUtc="2025-06-03T20:53:00Z">
            <w:rPr/>
          </w:rPrChange>
        </w:rPr>
        <w:t>, SE = 0.08) and between SCZ and BIP (</w:t>
      </w:r>
      <w:proofErr w:type="spellStart"/>
      <w:r w:rsidRPr="00E27D6C">
        <w:rPr>
          <w:rFonts w:ascii="Times New Roman" w:hAnsi="Times New Roman" w:cs="Times New Roman"/>
          <w:rPrChange w:id="1001" w:author="Wangjingyi Liao" w:date="2025-06-03T21:53:00Z" w16du:dateUtc="2025-06-03T20:53:00Z">
            <w:rPr/>
          </w:rPrChange>
        </w:rPr>
        <w:t>rG</w:t>
      </w:r>
      <w:proofErr w:type="spellEnd"/>
      <w:r w:rsidRPr="00E27D6C">
        <w:rPr>
          <w:rFonts w:ascii="Times New Roman" w:hAnsi="Times New Roman" w:cs="Times New Roman"/>
          <w:rPrChange w:id="1002" w:author="Wangjingyi Liao" w:date="2025-06-03T21:53:00Z" w16du:dateUtc="2025-06-03T20:53:00Z">
            <w:rPr/>
          </w:rPrChange>
        </w:rPr>
        <w:t xml:space="preserve"> = 0.4</w:t>
      </w:r>
      <w:r w:rsidR="000D0FBF" w:rsidRPr="00E27D6C">
        <w:rPr>
          <w:rFonts w:ascii="Times New Roman" w:hAnsi="Times New Roman" w:cs="Times New Roman"/>
          <w:lang w:eastAsia="zh-CN"/>
          <w:rPrChange w:id="1003" w:author="Wangjingyi Liao" w:date="2025-06-03T21:53:00Z" w16du:dateUtc="2025-06-03T20:53:00Z">
            <w:rPr>
              <w:rFonts w:hint="eastAsia"/>
              <w:lang w:eastAsia="zh-CN"/>
            </w:rPr>
          </w:rPrChange>
        </w:rPr>
        <w:t>2</w:t>
      </w:r>
      <w:r w:rsidRPr="00E27D6C">
        <w:rPr>
          <w:rFonts w:ascii="Times New Roman" w:hAnsi="Times New Roman" w:cs="Times New Roman"/>
          <w:rPrChange w:id="1004" w:author="Wangjingyi Liao" w:date="2025-06-03T21:53:00Z" w16du:dateUtc="2025-06-03T20:53:00Z">
            <w:rPr/>
          </w:rPrChange>
        </w:rPr>
        <w:t xml:space="preserve">, SE = 0.04) could still be observed. </w:t>
      </w:r>
      <w:r w:rsidR="00722F01" w:rsidRPr="00E27D6C">
        <w:rPr>
          <w:rFonts w:ascii="Times New Roman" w:hAnsi="Times New Roman" w:cs="Times New Roman"/>
          <w:lang w:eastAsia="zh-CN"/>
          <w:rPrChange w:id="1005" w:author="Wangjingyi Liao" w:date="2025-06-03T21:53:00Z" w16du:dateUtc="2025-06-03T20:53:00Z">
            <w:rPr>
              <w:rFonts w:hint="eastAsia"/>
              <w:lang w:eastAsia="zh-CN"/>
            </w:rPr>
          </w:rPrChange>
        </w:rPr>
        <w:t>F</w:t>
      </w:r>
      <w:r w:rsidRPr="00E27D6C">
        <w:rPr>
          <w:rFonts w:ascii="Times New Roman" w:hAnsi="Times New Roman" w:cs="Times New Roman"/>
          <w:rPrChange w:id="1006" w:author="Wangjingyi Liao" w:date="2025-06-03T21:53:00Z" w16du:dateUtc="2025-06-03T20:53:00Z">
            <w:rPr/>
          </w:rPrChange>
        </w:rPr>
        <w:t xml:space="preserve">or other pairs of disorders, </w:t>
      </w:r>
      <w:r w:rsidR="00722F01" w:rsidRPr="00E27D6C">
        <w:rPr>
          <w:rFonts w:ascii="Times New Roman" w:hAnsi="Times New Roman" w:cs="Times New Roman"/>
          <w:lang w:eastAsia="zh-CN"/>
          <w:rPrChange w:id="1007" w:author="Wangjingyi Liao" w:date="2025-06-03T21:53:00Z" w16du:dateUtc="2025-06-03T20:53:00Z">
            <w:rPr>
              <w:rFonts w:hint="eastAsia"/>
              <w:lang w:eastAsia="zh-CN"/>
            </w:rPr>
          </w:rPrChange>
        </w:rPr>
        <w:t>l</w:t>
      </w:r>
      <w:r w:rsidR="00722F01" w:rsidRPr="00E27D6C">
        <w:rPr>
          <w:rFonts w:ascii="Times New Roman" w:hAnsi="Times New Roman" w:cs="Times New Roman"/>
          <w:rPrChange w:id="1008" w:author="Wangjingyi Liao" w:date="2025-06-03T21:53:00Z" w16du:dateUtc="2025-06-03T20:53:00Z">
            <w:rPr/>
          </w:rPrChange>
        </w:rPr>
        <w:t xml:space="preserve">ike ADHD and MDD, </w:t>
      </w:r>
      <w:r w:rsidR="00722F01" w:rsidRPr="00E27D6C">
        <w:rPr>
          <w:rFonts w:ascii="Times New Roman" w:hAnsi="Times New Roman" w:cs="Times New Roman"/>
          <w:rPrChange w:id="1009" w:author="Wangjingyi Liao" w:date="2025-06-03T21:53:00Z" w16du:dateUtc="2025-06-03T20:53:00Z">
            <w:rPr/>
          </w:rPrChange>
        </w:rPr>
        <w:t>genetic</w:t>
      </w:r>
      <w:r w:rsidRPr="00E27D6C">
        <w:rPr>
          <w:rFonts w:ascii="Times New Roman" w:hAnsi="Times New Roman" w:cs="Times New Roman"/>
          <w:rPrChange w:id="1010" w:author="Wangjingyi Liao" w:date="2025-06-03T21:53:00Z" w16du:dateUtc="2025-06-03T20:53:00Z">
            <w:rPr/>
          </w:rPrChange>
        </w:rPr>
        <w:t xml:space="preserve"> associations were not significant after accounting for transdiagnostic genetic effects. This could be observed most notably for the otherwise strong correlation between PTSD and ANX (</w:t>
      </w:r>
      <w:proofErr w:type="spellStart"/>
      <w:r w:rsidRPr="00E27D6C">
        <w:rPr>
          <w:rFonts w:ascii="Times New Roman" w:hAnsi="Times New Roman" w:cs="Times New Roman"/>
          <w:rPrChange w:id="1011" w:author="Wangjingyi Liao" w:date="2025-06-03T21:53:00Z" w16du:dateUtc="2025-06-03T20:53:00Z">
            <w:rPr/>
          </w:rPrChange>
        </w:rPr>
        <w:t>rG</w:t>
      </w:r>
      <w:proofErr w:type="spellEnd"/>
      <w:r w:rsidRPr="00E27D6C">
        <w:rPr>
          <w:rFonts w:ascii="Times New Roman" w:hAnsi="Times New Roman" w:cs="Times New Roman"/>
          <w:rPrChange w:id="1012" w:author="Wangjingyi Liao" w:date="2025-06-03T21:53:00Z" w16du:dateUtc="2025-06-03T20:53:00Z">
            <w:rPr/>
          </w:rPrChange>
        </w:rPr>
        <w:t xml:space="preserve"> = 0.63, SE = 0.08), which was reduced to 0.</w:t>
      </w:r>
      <w:r w:rsidR="00114995" w:rsidRPr="00E27D6C">
        <w:rPr>
          <w:rFonts w:ascii="Times New Roman" w:hAnsi="Times New Roman" w:cs="Times New Roman"/>
          <w:lang w:eastAsia="zh-CN"/>
          <w:rPrChange w:id="1013" w:author="Wangjingyi Liao" w:date="2025-06-03T21:53:00Z" w16du:dateUtc="2025-06-03T20:53:00Z">
            <w:rPr>
              <w:rFonts w:hint="eastAsia"/>
              <w:lang w:eastAsia="zh-CN"/>
            </w:rPr>
          </w:rPrChange>
        </w:rPr>
        <w:t>09</w:t>
      </w:r>
      <w:r w:rsidRPr="00E27D6C">
        <w:rPr>
          <w:rFonts w:ascii="Times New Roman" w:hAnsi="Times New Roman" w:cs="Times New Roman"/>
          <w:rPrChange w:id="1014" w:author="Wangjingyi Liao" w:date="2025-06-03T21:53:00Z" w16du:dateUtc="2025-06-03T20:53:00Z">
            <w:rPr/>
          </w:rPrChange>
        </w:rPr>
        <w:t xml:space="preserve"> (SE = 0.1</w:t>
      </w:r>
      <w:r w:rsidR="001E71CA" w:rsidRPr="00E27D6C">
        <w:rPr>
          <w:rFonts w:ascii="Times New Roman" w:hAnsi="Times New Roman" w:cs="Times New Roman"/>
          <w:lang w:eastAsia="zh-CN"/>
          <w:rPrChange w:id="1015" w:author="Wangjingyi Liao" w:date="2025-06-03T21:53:00Z" w16du:dateUtc="2025-06-03T20:53:00Z">
            <w:rPr>
              <w:rFonts w:hint="eastAsia"/>
              <w:lang w:eastAsia="zh-CN"/>
            </w:rPr>
          </w:rPrChange>
        </w:rPr>
        <w:t>7</w:t>
      </w:r>
      <w:r w:rsidRPr="00E27D6C">
        <w:rPr>
          <w:rFonts w:ascii="Times New Roman" w:hAnsi="Times New Roman" w:cs="Times New Roman"/>
          <w:rPrChange w:id="1016" w:author="Wangjingyi Liao" w:date="2025-06-03T21:53:00Z" w16du:dateUtc="2025-06-03T20:53:00Z">
            <w:rPr/>
          </w:rPrChange>
        </w:rPr>
        <w:t>) after removing the genetic variance they shared with p. Similarly, the moderate genetic correlation between ASD and ANX (</w:t>
      </w:r>
      <w:proofErr w:type="spellStart"/>
      <w:r w:rsidRPr="00E27D6C">
        <w:rPr>
          <w:rFonts w:ascii="Times New Roman" w:hAnsi="Times New Roman" w:cs="Times New Roman"/>
          <w:rPrChange w:id="1017" w:author="Wangjingyi Liao" w:date="2025-06-03T21:53:00Z" w16du:dateUtc="2025-06-03T20:53:00Z">
            <w:rPr/>
          </w:rPrChange>
        </w:rPr>
        <w:t>rG</w:t>
      </w:r>
      <w:proofErr w:type="spellEnd"/>
      <w:r w:rsidRPr="00E27D6C">
        <w:rPr>
          <w:rFonts w:ascii="Times New Roman" w:hAnsi="Times New Roman" w:cs="Times New Roman"/>
          <w:rPrChange w:id="1018" w:author="Wangjingyi Liao" w:date="2025-06-03T21:53:00Z" w16du:dateUtc="2025-06-03T20:53:00Z">
            <w:rPr/>
          </w:rPrChange>
        </w:rPr>
        <w:t xml:space="preserve"> = 0.36, SE = 0.05) dropped to </w:t>
      </w:r>
      <w:r w:rsidR="00332247" w:rsidRPr="00E27D6C">
        <w:rPr>
          <w:rFonts w:ascii="Times New Roman" w:hAnsi="Times New Roman" w:cs="Times New Roman"/>
          <w:lang w:eastAsia="zh-CN"/>
          <w:rPrChange w:id="1019" w:author="Wangjingyi Liao" w:date="2025-06-03T21:53:00Z" w16du:dateUtc="2025-06-03T20:53:00Z">
            <w:rPr>
              <w:rFonts w:hint="eastAsia"/>
              <w:lang w:eastAsia="zh-CN"/>
            </w:rPr>
          </w:rPrChange>
        </w:rPr>
        <w:t>-</w:t>
      </w:r>
      <w:r w:rsidRPr="00E27D6C">
        <w:rPr>
          <w:rFonts w:ascii="Times New Roman" w:hAnsi="Times New Roman" w:cs="Times New Roman"/>
          <w:rPrChange w:id="1020" w:author="Wangjingyi Liao" w:date="2025-06-03T21:53:00Z" w16du:dateUtc="2025-06-03T20:53:00Z">
            <w:rPr/>
          </w:rPrChange>
        </w:rPr>
        <w:t>0.0</w:t>
      </w:r>
      <w:r w:rsidR="00332247" w:rsidRPr="00E27D6C">
        <w:rPr>
          <w:rFonts w:ascii="Times New Roman" w:hAnsi="Times New Roman" w:cs="Times New Roman"/>
          <w:lang w:eastAsia="zh-CN"/>
          <w:rPrChange w:id="1021" w:author="Wangjingyi Liao" w:date="2025-06-03T21:53:00Z" w16du:dateUtc="2025-06-03T20:53:00Z">
            <w:rPr>
              <w:rFonts w:hint="eastAsia"/>
              <w:lang w:eastAsia="zh-CN"/>
            </w:rPr>
          </w:rPrChange>
        </w:rPr>
        <w:t>3</w:t>
      </w:r>
      <w:r w:rsidRPr="00E27D6C">
        <w:rPr>
          <w:rFonts w:ascii="Times New Roman" w:hAnsi="Times New Roman" w:cs="Times New Roman"/>
          <w:rPrChange w:id="1022" w:author="Wangjingyi Liao" w:date="2025-06-03T21:53:00Z" w16du:dateUtc="2025-06-03T20:53:00Z">
            <w:rPr/>
          </w:rPrChange>
        </w:rPr>
        <w:t xml:space="preserve"> (SE = 0.10).</w:t>
      </w:r>
    </w:p>
    <w:p w14:paraId="31B4875F" w14:textId="77777777" w:rsidR="00954292" w:rsidRPr="00E27D6C" w:rsidRDefault="00954292" w:rsidP="00E27D6C">
      <w:pPr>
        <w:spacing w:line="360" w:lineRule="auto"/>
        <w:rPr>
          <w:rFonts w:ascii="Times New Roman" w:hAnsi="Times New Roman" w:cs="Times New Roman"/>
          <w:rPrChange w:id="1023" w:author="Wangjingyi Liao" w:date="2025-06-03T21:53:00Z" w16du:dateUtc="2025-06-03T20:53:00Z">
            <w:rPr/>
          </w:rPrChange>
        </w:rPr>
        <w:pPrChange w:id="1024" w:author="Wangjingyi Liao" w:date="2025-06-03T21:53:00Z" w16du:dateUtc="2025-06-03T20:53:00Z">
          <w:pPr/>
        </w:pPrChange>
      </w:pPr>
      <w:r w:rsidRPr="00E27D6C">
        <w:rPr>
          <w:rFonts w:ascii="Times New Roman" w:hAnsi="Times New Roman" w:cs="Times New Roman"/>
          <w:rPrChange w:id="1025" w:author="Wangjingyi Liao" w:date="2025-06-03T21:53:00Z" w16du:dateUtc="2025-06-03T20:53:00Z">
            <w:rPr/>
          </w:rPrChange>
        </w:rPr>
        <w:t> </w:t>
      </w:r>
    </w:p>
    <w:p w14:paraId="75BA06F9" w14:textId="3BCA9FC6" w:rsidR="00954292" w:rsidRPr="00E27D6C" w:rsidRDefault="00954292" w:rsidP="00E27D6C">
      <w:pPr>
        <w:spacing w:line="360" w:lineRule="auto"/>
        <w:rPr>
          <w:rFonts w:ascii="Times New Roman" w:hAnsi="Times New Roman" w:cs="Times New Roman"/>
          <w:rPrChange w:id="1026" w:author="Wangjingyi Liao" w:date="2025-06-03T21:53:00Z" w16du:dateUtc="2025-06-03T20:53:00Z">
            <w:rPr/>
          </w:rPrChange>
        </w:rPr>
        <w:pPrChange w:id="1027" w:author="Wangjingyi Liao" w:date="2025-06-03T21:53:00Z" w16du:dateUtc="2025-06-03T20:53:00Z">
          <w:pPr/>
        </w:pPrChange>
      </w:pPr>
      <w:r w:rsidRPr="00E27D6C">
        <w:rPr>
          <w:rFonts w:ascii="Times New Roman" w:hAnsi="Times New Roman" w:cs="Times New Roman"/>
          <w:rPrChange w:id="1028" w:author="Wangjingyi Liao" w:date="2025-06-03T21:53:00Z" w16du:dateUtc="2025-06-03T20:53:00Z">
            <w:rPr/>
          </w:rPrChange>
        </w:rPr>
        <w:t>Another pattern of change was observed for the genetic correlations between OCD and ADHD and between TS and PTSD. For these disorder pairs, associations that were previously negative, but small or not significant, remained negative, but their effect size increased substantially. The genetic correlation between OCD and ADHD increased from -0.11 (SE = 0.06) to -0.4</w:t>
      </w:r>
      <w:r w:rsidR="001A6160" w:rsidRPr="00E27D6C">
        <w:rPr>
          <w:rFonts w:ascii="Times New Roman" w:hAnsi="Times New Roman" w:cs="Times New Roman"/>
          <w:lang w:eastAsia="zh-CN"/>
          <w:rPrChange w:id="1029" w:author="Wangjingyi Liao" w:date="2025-06-03T21:53:00Z" w16du:dateUtc="2025-06-03T20:53:00Z">
            <w:rPr>
              <w:rFonts w:hint="eastAsia"/>
              <w:lang w:eastAsia="zh-CN"/>
            </w:rPr>
          </w:rPrChange>
        </w:rPr>
        <w:t>5</w:t>
      </w:r>
      <w:r w:rsidRPr="00E27D6C">
        <w:rPr>
          <w:rFonts w:ascii="Times New Roman" w:hAnsi="Times New Roman" w:cs="Times New Roman"/>
          <w:rPrChange w:id="1030" w:author="Wangjingyi Liao" w:date="2025-06-03T21:53:00Z" w16du:dateUtc="2025-06-03T20:53:00Z">
            <w:rPr/>
          </w:rPrChange>
        </w:rPr>
        <w:t xml:space="preserve"> (SE = 0.09), and the genetic correlation between TS and PTSD increased from -0.09 (SE = 0.10) to -0.3</w:t>
      </w:r>
      <w:r w:rsidR="006C26E7" w:rsidRPr="00E27D6C">
        <w:rPr>
          <w:rFonts w:ascii="Times New Roman" w:hAnsi="Times New Roman" w:cs="Times New Roman"/>
          <w:lang w:eastAsia="zh-CN"/>
          <w:rPrChange w:id="1031" w:author="Wangjingyi Liao" w:date="2025-06-03T21:53:00Z" w16du:dateUtc="2025-06-03T20:53:00Z">
            <w:rPr>
              <w:rFonts w:hint="eastAsia"/>
              <w:lang w:eastAsia="zh-CN"/>
            </w:rPr>
          </w:rPrChange>
        </w:rPr>
        <w:t>5</w:t>
      </w:r>
      <w:r w:rsidRPr="00E27D6C">
        <w:rPr>
          <w:rFonts w:ascii="Times New Roman" w:hAnsi="Times New Roman" w:cs="Times New Roman"/>
          <w:rPrChange w:id="1032" w:author="Wangjingyi Liao" w:date="2025-06-03T21:53:00Z" w16du:dateUtc="2025-06-03T20:53:00Z">
            <w:rPr/>
          </w:rPrChange>
        </w:rPr>
        <w:t xml:space="preserve"> (SE = 0.</w:t>
      </w:r>
      <w:r w:rsidR="00785A42" w:rsidRPr="00E27D6C">
        <w:rPr>
          <w:rFonts w:ascii="Times New Roman" w:hAnsi="Times New Roman" w:cs="Times New Roman"/>
          <w:lang w:eastAsia="zh-CN"/>
          <w:rPrChange w:id="1033" w:author="Wangjingyi Liao" w:date="2025-06-03T21:53:00Z" w16du:dateUtc="2025-06-03T20:53:00Z">
            <w:rPr>
              <w:rFonts w:hint="eastAsia"/>
              <w:lang w:eastAsia="zh-CN"/>
            </w:rPr>
          </w:rPrChange>
        </w:rPr>
        <w:t>19</w:t>
      </w:r>
      <w:r w:rsidRPr="00E27D6C">
        <w:rPr>
          <w:rFonts w:ascii="Times New Roman" w:hAnsi="Times New Roman" w:cs="Times New Roman"/>
          <w:rPrChange w:id="1034" w:author="Wangjingyi Liao" w:date="2025-06-03T21:53:00Z" w16du:dateUtc="2025-06-03T20:53:00Z">
            <w:rPr/>
          </w:rPrChange>
        </w:rPr>
        <w:t xml:space="preserve">). The </w:t>
      </w:r>
      <w:r w:rsidR="00187663" w:rsidRPr="00E27D6C">
        <w:rPr>
          <w:rFonts w:ascii="Times New Roman" w:hAnsi="Times New Roman" w:cs="Times New Roman"/>
          <w:lang w:eastAsia="zh-CN"/>
          <w:rPrChange w:id="1035" w:author="Wangjingyi Liao" w:date="2025-06-03T21:53:00Z" w16du:dateUtc="2025-06-03T20:53:00Z">
            <w:rPr>
              <w:lang w:eastAsia="zh-CN"/>
            </w:rPr>
          </w:rPrChange>
        </w:rPr>
        <w:t>pronounced</w:t>
      </w:r>
      <w:r w:rsidRPr="00E27D6C">
        <w:rPr>
          <w:rFonts w:ascii="Times New Roman" w:hAnsi="Times New Roman" w:cs="Times New Roman"/>
          <w:rPrChange w:id="1036" w:author="Wangjingyi Liao" w:date="2025-06-03T21:53:00Z" w16du:dateUtc="2025-06-03T20:53:00Z">
            <w:rPr/>
          </w:rPrChange>
        </w:rPr>
        <w:t xml:space="preserve"> change emerged </w:t>
      </w:r>
      <w:r w:rsidR="00187663" w:rsidRPr="00E27D6C">
        <w:rPr>
          <w:rFonts w:ascii="Times New Roman" w:hAnsi="Times New Roman" w:cs="Times New Roman"/>
          <w:lang w:eastAsia="zh-CN"/>
          <w:rPrChange w:id="1037" w:author="Wangjingyi Liao" w:date="2025-06-03T21:53:00Z" w16du:dateUtc="2025-06-03T20:53:00Z">
            <w:rPr>
              <w:rFonts w:hint="eastAsia"/>
              <w:lang w:eastAsia="zh-CN"/>
            </w:rPr>
          </w:rPrChange>
        </w:rPr>
        <w:t>between</w:t>
      </w:r>
      <w:r w:rsidR="00187663" w:rsidRPr="00E27D6C">
        <w:rPr>
          <w:rFonts w:ascii="Times New Roman" w:hAnsi="Times New Roman" w:cs="Times New Roman"/>
          <w:rPrChange w:id="1038" w:author="Wangjingyi Liao" w:date="2025-06-03T21:53:00Z" w16du:dateUtc="2025-06-03T20:53:00Z">
            <w:rPr/>
          </w:rPrChange>
        </w:rPr>
        <w:t xml:space="preserve"> </w:t>
      </w:r>
      <w:r w:rsidRPr="00E27D6C">
        <w:rPr>
          <w:rFonts w:ascii="Times New Roman" w:hAnsi="Times New Roman" w:cs="Times New Roman"/>
          <w:rPrChange w:id="1039" w:author="Wangjingyi Liao" w:date="2025-06-03T21:53:00Z" w16du:dateUtc="2025-06-03T20:53:00Z">
            <w:rPr/>
          </w:rPrChange>
        </w:rPr>
        <w:t>MDD, BIP and SCZ, in which genetic correlations switched from positive to negative after removing transdiagnostic genetic effects. For MDD and SCZ, the genetic correlation changed from 0.34 (SE = .03) to -0.8</w:t>
      </w:r>
      <w:r w:rsidR="00FB3E97" w:rsidRPr="00E27D6C">
        <w:rPr>
          <w:rFonts w:ascii="Times New Roman" w:hAnsi="Times New Roman" w:cs="Times New Roman"/>
          <w:lang w:eastAsia="zh-CN"/>
          <w:rPrChange w:id="1040" w:author="Wangjingyi Liao" w:date="2025-06-03T21:53:00Z" w16du:dateUtc="2025-06-03T20:53:00Z">
            <w:rPr>
              <w:rFonts w:hint="eastAsia"/>
              <w:lang w:eastAsia="zh-CN"/>
            </w:rPr>
          </w:rPrChange>
        </w:rPr>
        <w:t>1</w:t>
      </w:r>
      <w:r w:rsidRPr="00E27D6C">
        <w:rPr>
          <w:rFonts w:ascii="Times New Roman" w:hAnsi="Times New Roman" w:cs="Times New Roman"/>
          <w:rPrChange w:id="1041" w:author="Wangjingyi Liao" w:date="2025-06-03T21:53:00Z" w16du:dateUtc="2025-06-03T20:53:00Z">
            <w:rPr/>
          </w:rPrChange>
        </w:rPr>
        <w:t xml:space="preserve"> (SE = 0.05). The change was similar for the association between MDD and BIP, from 0.44 (SE = 0.03) to -0.64 (SE = 0.06). </w:t>
      </w:r>
    </w:p>
    <w:p w14:paraId="7C10942F" w14:textId="10DD976E" w:rsidR="003D54F4" w:rsidRPr="00E27D6C" w:rsidRDefault="003D54F4" w:rsidP="00E27D6C">
      <w:pPr>
        <w:spacing w:line="360" w:lineRule="auto"/>
        <w:rPr>
          <w:rFonts w:ascii="Times New Roman" w:hAnsi="Times New Roman" w:cs="Times New Roman"/>
          <w:rPrChange w:id="1042" w:author="Wangjingyi Liao" w:date="2025-06-03T21:53:00Z" w16du:dateUtc="2025-06-03T20:53:00Z">
            <w:rPr/>
          </w:rPrChange>
        </w:rPr>
        <w:pPrChange w:id="1043" w:author="Wangjingyi Liao" w:date="2025-06-03T21:53:00Z" w16du:dateUtc="2025-06-03T20:53:00Z">
          <w:pPr/>
        </w:pPrChange>
      </w:pPr>
    </w:p>
    <w:p w14:paraId="63EBFF2E" w14:textId="5C5EF4AB" w:rsidR="003966CD" w:rsidRPr="00E27D6C" w:rsidRDefault="003966CD" w:rsidP="00E27D6C">
      <w:pPr>
        <w:spacing w:line="360" w:lineRule="auto"/>
        <w:rPr>
          <w:rFonts w:ascii="Times New Roman" w:hAnsi="Times New Roman" w:cs="Times New Roman"/>
          <w:highlight w:val="yellow"/>
          <w:rPrChange w:id="1044" w:author="Wangjingyi Liao" w:date="2025-06-03T21:53:00Z" w16du:dateUtc="2025-06-03T20:53:00Z">
            <w:rPr>
              <w:highlight w:val="yellow"/>
            </w:rPr>
          </w:rPrChange>
        </w:rPr>
        <w:pPrChange w:id="1045" w:author="Wangjingyi Liao" w:date="2025-06-03T21:53:00Z" w16du:dateUtc="2025-06-03T20:53:00Z">
          <w:pPr/>
        </w:pPrChange>
      </w:pPr>
      <w:r w:rsidRPr="00E27D6C">
        <w:rPr>
          <w:rFonts w:ascii="Times New Roman" w:hAnsi="Times New Roman" w:cs="Times New Roman"/>
          <w:rPrChange w:id="1046" w:author="Wangjingyi Liao" w:date="2025-06-03T21:53:00Z" w16du:dateUtc="2025-06-03T20:53:00Z">
            <w:rPr/>
          </w:rPrChange>
        </w:rPr>
        <w:t>The same pattern of genetic correlations was obtained when isolated transdiagnostic effects and obtained disorder-specific summary statistics using a different method that followed a two-step procedure: 1) we create</w:t>
      </w:r>
      <w:r w:rsidR="003D54F4" w:rsidRPr="00E27D6C">
        <w:rPr>
          <w:rFonts w:ascii="Times New Roman" w:hAnsi="Times New Roman" w:cs="Times New Roman"/>
          <w:rPrChange w:id="1047" w:author="Wangjingyi Liao" w:date="2025-06-03T21:53:00Z" w16du:dateUtc="2025-06-03T20:53:00Z">
            <w:rPr/>
          </w:rPrChange>
        </w:rPr>
        <w:t>d</w:t>
      </w:r>
      <w:r w:rsidRPr="00E27D6C">
        <w:rPr>
          <w:rFonts w:ascii="Times New Roman" w:hAnsi="Times New Roman" w:cs="Times New Roman"/>
          <w:rPrChange w:id="1048" w:author="Wangjingyi Liao" w:date="2025-06-03T21:53:00Z" w16du:dateUtc="2025-06-03T20:53:00Z">
            <w:rPr/>
          </w:rPrChange>
        </w:rPr>
        <w:t xml:space="preserve"> a genomic p factor and</w:t>
      </w:r>
      <w:r w:rsidR="003D54F4" w:rsidRPr="00E27D6C">
        <w:rPr>
          <w:rFonts w:ascii="Times New Roman" w:hAnsi="Times New Roman" w:cs="Times New Roman"/>
          <w:rPrChange w:id="1049" w:author="Wangjingyi Liao" w:date="2025-06-03T21:53:00Z" w16du:dateUtc="2025-06-03T20:53:00Z">
            <w:rPr/>
          </w:rPrChange>
        </w:rPr>
        <w:t xml:space="preserve"> </w:t>
      </w:r>
      <w:r w:rsidRPr="00E27D6C">
        <w:rPr>
          <w:rFonts w:ascii="Times New Roman" w:hAnsi="Times New Roman" w:cs="Times New Roman"/>
          <w:rPrChange w:id="1050" w:author="Wangjingyi Liao" w:date="2025-06-03T21:53:00Z" w16du:dateUtc="2025-06-03T20:53:00Z">
            <w:rPr/>
          </w:rPrChange>
        </w:rPr>
        <w:t xml:space="preserve">2) </w:t>
      </w:r>
      <w:r w:rsidR="003D54F4" w:rsidRPr="00E27D6C">
        <w:rPr>
          <w:rFonts w:ascii="Times New Roman" w:hAnsi="Times New Roman" w:cs="Times New Roman"/>
          <w:rPrChange w:id="1051" w:author="Wangjingyi Liao" w:date="2025-06-03T21:53:00Z" w16du:dateUtc="2025-06-03T20:53:00Z">
            <w:rPr/>
          </w:rPrChange>
        </w:rPr>
        <w:t>w</w:t>
      </w:r>
      <w:r w:rsidRPr="00E27D6C">
        <w:rPr>
          <w:rFonts w:ascii="Times New Roman" w:hAnsi="Times New Roman" w:cs="Times New Roman"/>
          <w:rPrChange w:id="1052" w:author="Wangjingyi Liao" w:date="2025-06-03T21:53:00Z" w16du:dateUtc="2025-06-03T20:53:00Z">
            <w:rPr/>
          </w:rPrChange>
        </w:rPr>
        <w:t>e used GWAS-by-subtraction</w:t>
      </w:r>
      <w:r w:rsidR="009A613A" w:rsidRPr="00E27D6C">
        <w:rPr>
          <w:rFonts w:ascii="Times New Roman" w:hAnsi="Times New Roman" w:cs="Times New Roman"/>
          <w:lang w:eastAsia="zh-CN"/>
          <w:rPrChange w:id="1053" w:author="Wangjingyi Liao" w:date="2025-06-03T21:53:00Z" w16du:dateUtc="2025-06-03T20:53:00Z">
            <w:rPr>
              <w:rFonts w:hint="eastAsia"/>
              <w:lang w:eastAsia="zh-CN"/>
            </w:rPr>
          </w:rPrChange>
        </w:rPr>
        <w:t xml:space="preserve"> </w:t>
      </w:r>
      <w:r w:rsidR="009A613A" w:rsidRPr="00E27D6C">
        <w:rPr>
          <w:rFonts w:ascii="Times New Roman" w:hAnsi="Times New Roman" w:cs="Times New Roman"/>
          <w:lang w:eastAsia="zh-CN"/>
          <w:rPrChange w:id="1054" w:author="Wangjingyi Liao" w:date="2025-06-03T21:53:00Z" w16du:dateUtc="2025-06-03T20:53:00Z">
            <w:rPr>
              <w:lang w:eastAsia="zh-CN"/>
            </w:rPr>
          </w:rPrChange>
        </w:rPr>
        <w:fldChar w:fldCharType="begin">
          <w:fldData xml:space="preserve">PEVuZE5vdGU+PENpdGU+PEF1dGhvcj5EZW1hbmdlPC9BdXRob3I+PFllYXI+MjAyMTwvWWVhcj48
UmVjTnVtPjQ3NDwvUmVjTnVtPjxEaXNwbGF5VGV4dD48c3R5bGUgZmFjZT0ic3VwZXJzY3JpcHQi
PjM0PC9zdHlsZT48L0Rpc3BsYXlUZXh0PjxyZWNvcmQ+PHJlYy1udW1iZXI+NDc0PC9yZWMtbnVt
YmVyPjxmb3JlaWduLWtleXM+PGtleSBhcHA9IkVOIiBkYi1pZD0ieHdmeDkwZjA1NTIyejhlMnN6
bzV0cnd0OXRzYWFlcHRheHZkIiB0aW1lc3RhbXA9IjE3Mzg1OTYwODAiIGd1aWQ9IjFmMmFmYjcz
LTU4NTQtNDgwYi04YjYyLTUyMGYyOWMzMDgzNiI+NDc0PC9rZXk+PC9mb3JlaWduLWtleXM+PHJl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dXJsPmh0dHBzOi8vcG1jLm5jYmkubmxtLm5paC5nb3YvYXJ0aWNsZXMvUE1DNzExNjczNS9wZGYv
RU1TMTE0NjYyLnBkZjwvdXJsPjwvcmVsYXRlZC11cmxzPjwvdXJscz48Y3VzdG9tMT5Db21wZXRp
bmcgSW50ZXJlc3RzIFRoZSBhdXRob3JzIGRlY2xhcmUgbm8gY29tcGV0aW5nIGludGVyZXN0cy48
L2N1c3RvbTE+PGN1c3RvbTI+UE1DNzExNjczNTwvY3VzdG9tMj48ZWxlY3Ryb25pYy1yZXNvdXJj
ZS1udW0+MTAuMTAzOC9zNDE1ODgtMDIwLTAwNzU0LTI8L2VsZWN0cm9uaWMtcmVzb3VyY2UtbnVt
PjxyZW1vdGUtZGF0YWJhc2UtbmFtZT5NZWRsaW5lPC9yZW1vdGUtZGF0YWJhc2UtbmFtZT48cmVt
b3RlLWRhdGFiYXNlLXByb3ZpZGVyPk5MTTwvcmVtb3RlLWRhdGFiYXNlLXByb3ZpZGVyPjxhY2Nl
c3MtZGF0ZT4yMDIyLTAyLTE4VDA5OjIyOjM4PC9hY2Nlc3MtZGF0ZT48L3JlY29yZD48L0NpdGU+
PC9FbmROb3RlPn==
</w:fldData>
        </w:fldChar>
      </w:r>
      <w:r w:rsidR="00E27D6C">
        <w:rPr>
          <w:rFonts w:ascii="Times New Roman" w:hAnsi="Times New Roman" w:cs="Times New Roman"/>
          <w:lang w:eastAsia="zh-CN"/>
        </w:rPr>
        <w:instrText xml:space="preserve"> ADDIN EN.CITE </w:instrText>
      </w:r>
      <w:r w:rsidR="00E27D6C">
        <w:rPr>
          <w:rFonts w:ascii="Times New Roman" w:hAnsi="Times New Roman" w:cs="Times New Roman"/>
          <w:lang w:eastAsia="zh-CN"/>
        </w:rPr>
        <w:fldChar w:fldCharType="begin">
          <w:fldData xml:space="preserve">PEVuZE5vdGU+PENpdGU+PEF1dGhvcj5EZW1hbmdlPC9BdXRob3I+PFllYXI+MjAyMTwvWWVhcj48
UmVjTnVtPjQ3NDwvUmVjTnVtPjxEaXNwbGF5VGV4dD48c3R5bGUgZmFjZT0ic3VwZXJzY3JpcHQi
PjM0PC9zdHlsZT48L0Rpc3BsYXlUZXh0PjxyZWNvcmQ+PHJlYy1udW1iZXI+NDc0PC9yZWMtbnVt
YmVyPjxmb3JlaWduLWtleXM+PGtleSBhcHA9IkVOIiBkYi1pZD0ieHdmeDkwZjA1NTIyejhlMnN6
bzV0cnd0OXRzYWFlcHRheHZkIiB0aW1lc3RhbXA9IjE3Mzg1OTYwODAiIGd1aWQ9IjFmMmFmYjcz
LTU4NTQtNDgwYi04YjYyLTUyMGYyOWMzMDgzNiI+NDc0PC9rZXk+PC9mb3JlaWduLWtleXM+PHJl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dXJsPmh0dHBzOi8vcG1jLm5jYmkubmxtLm5paC5nb3YvYXJ0aWNsZXMvUE1DNzExNjczNS9wZGYv
RU1TMTE0NjYyLnBkZjwvdXJsPjwvcmVsYXRlZC11cmxzPjwvdXJscz48Y3VzdG9tMT5Db21wZXRp
bmcgSW50ZXJlc3RzIFRoZSBhdXRob3JzIGRlY2xhcmUgbm8gY29tcGV0aW5nIGludGVyZXN0cy48
L2N1c3RvbTE+PGN1c3RvbTI+UE1DNzExNjczNTwvY3VzdG9tMj48ZWxlY3Ryb25pYy1yZXNvdXJj
ZS1udW0+MTAuMTAzOC9zNDE1ODgtMDIwLTAwNzU0LTI8L2VsZWN0cm9uaWMtcmVzb3VyY2UtbnVt
PjxyZW1vdGUtZGF0YWJhc2UtbmFtZT5NZWRsaW5lPC9yZW1vdGUtZGF0YWJhc2UtbmFtZT48cmVt
b3RlLWRhdGFiYXNlLXByb3ZpZGVyPk5MTTwvcmVtb3RlLWRhdGFiYXNlLXByb3ZpZGVyPjxhY2Nl
c3MtZGF0ZT4yMDIyLTAyLTE4VDA5OjIyOjM4PC9hY2Nlc3MtZGF0ZT48L3JlY29yZD48L0NpdGU+
PC9FbmROb3RlPn==
</w:fldData>
        </w:fldChar>
      </w:r>
      <w:r w:rsidR="00E27D6C">
        <w:rPr>
          <w:rFonts w:ascii="Times New Roman" w:hAnsi="Times New Roman" w:cs="Times New Roman"/>
          <w:lang w:eastAsia="zh-CN"/>
        </w:rPr>
        <w:instrText xml:space="preserve"> ADDIN EN.CITE.DATA </w:instrText>
      </w:r>
      <w:r w:rsidR="00E27D6C">
        <w:rPr>
          <w:rFonts w:ascii="Times New Roman" w:hAnsi="Times New Roman" w:cs="Times New Roman"/>
          <w:lang w:eastAsia="zh-CN"/>
        </w:rPr>
      </w:r>
      <w:r w:rsidR="00E27D6C">
        <w:rPr>
          <w:rFonts w:ascii="Times New Roman" w:hAnsi="Times New Roman" w:cs="Times New Roman"/>
          <w:lang w:eastAsia="zh-CN"/>
        </w:rPr>
        <w:fldChar w:fldCharType="end"/>
      </w:r>
      <w:r w:rsidR="009A613A" w:rsidRPr="00E27D6C">
        <w:rPr>
          <w:rFonts w:ascii="Times New Roman" w:hAnsi="Times New Roman" w:cs="Times New Roman"/>
          <w:lang w:eastAsia="zh-CN"/>
          <w:rPrChange w:id="1055" w:author="Wangjingyi Liao" w:date="2025-06-03T21:53:00Z" w16du:dateUtc="2025-06-03T20:53:00Z">
            <w:rPr>
              <w:lang w:eastAsia="zh-CN"/>
            </w:rPr>
          </w:rPrChange>
        </w:rPr>
        <w:fldChar w:fldCharType="separate"/>
      </w:r>
      <w:r w:rsidR="00E27D6C" w:rsidRPr="00E27D6C">
        <w:rPr>
          <w:rFonts w:ascii="Times New Roman" w:hAnsi="Times New Roman" w:cs="Times New Roman"/>
          <w:noProof/>
          <w:vertAlign w:val="superscript"/>
          <w:lang w:eastAsia="zh-CN"/>
        </w:rPr>
        <w:t>34</w:t>
      </w:r>
      <w:r w:rsidR="009A613A" w:rsidRPr="00E27D6C">
        <w:rPr>
          <w:rFonts w:ascii="Times New Roman" w:hAnsi="Times New Roman" w:cs="Times New Roman"/>
          <w:lang w:eastAsia="zh-CN"/>
          <w:rPrChange w:id="1056" w:author="Wangjingyi Liao" w:date="2025-06-03T21:53:00Z" w16du:dateUtc="2025-06-03T20:53:00Z">
            <w:rPr>
              <w:lang w:eastAsia="zh-CN"/>
            </w:rPr>
          </w:rPrChange>
        </w:rPr>
        <w:fldChar w:fldCharType="end"/>
      </w:r>
      <w:r w:rsidRPr="00E27D6C">
        <w:rPr>
          <w:rFonts w:ascii="Times New Roman" w:hAnsi="Times New Roman" w:cs="Times New Roman"/>
          <w:rPrChange w:id="1057" w:author="Wangjingyi Liao" w:date="2025-06-03T21:53:00Z" w16du:dateUtc="2025-06-03T20:53:00Z">
            <w:rPr/>
          </w:rPrChange>
        </w:rPr>
        <w:t xml:space="preserve"> to separate genetic effects associated with the genomic p-factor constructed at S</w:t>
      </w:r>
      <w:r w:rsidR="003D54F4" w:rsidRPr="00E27D6C">
        <w:rPr>
          <w:rFonts w:ascii="Times New Roman" w:hAnsi="Times New Roman" w:cs="Times New Roman"/>
          <w:rPrChange w:id="1058" w:author="Wangjingyi Liao" w:date="2025-06-03T21:53:00Z" w16du:dateUtc="2025-06-03T20:53:00Z">
            <w:rPr/>
          </w:rPrChange>
        </w:rPr>
        <w:t>te</w:t>
      </w:r>
      <w:r w:rsidRPr="00E27D6C">
        <w:rPr>
          <w:rFonts w:ascii="Times New Roman" w:hAnsi="Times New Roman" w:cs="Times New Roman"/>
          <w:rPrChange w:id="1059" w:author="Wangjingyi Liao" w:date="2025-06-03T21:53:00Z" w16du:dateUtc="2025-06-03T20:53:00Z">
            <w:rPr/>
          </w:rPrChange>
        </w:rPr>
        <w:t>p 1 from the genetic effects associated with each psychiatric disorder (</w:t>
      </w:r>
      <w:r w:rsidR="003D54F4" w:rsidRPr="00E27D6C">
        <w:rPr>
          <w:rFonts w:ascii="Times New Roman" w:hAnsi="Times New Roman" w:cs="Times New Roman"/>
          <w:rPrChange w:id="1060" w:author="Wangjingyi Liao" w:date="2025-06-03T21:53:00Z" w16du:dateUtc="2025-06-03T20:53:00Z">
            <w:rPr/>
          </w:rPrChange>
        </w:rPr>
        <w:t>S</w:t>
      </w:r>
      <w:r w:rsidRPr="00E27D6C">
        <w:rPr>
          <w:rFonts w:ascii="Times New Roman" w:hAnsi="Times New Roman" w:cs="Times New Roman"/>
          <w:rPrChange w:id="1061" w:author="Wangjingyi Liao" w:date="2025-06-03T21:53:00Z" w16du:dateUtc="2025-06-03T20:53:00Z">
            <w:rPr/>
          </w:rPrChange>
        </w:rPr>
        <w:t xml:space="preserve">ee Supplementary Note </w:t>
      </w:r>
      <w:r w:rsidR="00944E31" w:rsidRPr="00E27D6C">
        <w:rPr>
          <w:rFonts w:ascii="Times New Roman" w:hAnsi="Times New Roman" w:cs="Times New Roman"/>
          <w:rPrChange w:id="1062" w:author="Wangjingyi Liao" w:date="2025-06-03T21:53:00Z" w16du:dateUtc="2025-06-03T20:53:00Z">
            <w:rPr/>
          </w:rPrChange>
        </w:rPr>
        <w:t>5</w:t>
      </w:r>
      <w:r w:rsidRPr="00E27D6C">
        <w:rPr>
          <w:rFonts w:ascii="Times New Roman" w:hAnsi="Times New Roman" w:cs="Times New Roman"/>
          <w:rPrChange w:id="1063" w:author="Wangjingyi Liao" w:date="2025-06-03T21:53:00Z" w16du:dateUtc="2025-06-03T20:53:00Z">
            <w:rPr/>
          </w:rPrChange>
        </w:rPr>
        <w:t>).</w:t>
      </w:r>
    </w:p>
    <w:p w14:paraId="408A68DD" w14:textId="6FCC13FF" w:rsidR="00005AF0" w:rsidRPr="00E27D6C" w:rsidRDefault="00C754D1" w:rsidP="00E27D6C">
      <w:pPr>
        <w:spacing w:line="360" w:lineRule="auto"/>
        <w:rPr>
          <w:rFonts w:ascii="Times New Roman" w:hAnsi="Times New Roman" w:cs="Times New Roman"/>
          <w:rPrChange w:id="1064" w:author="Wangjingyi Liao" w:date="2025-06-03T21:53:00Z" w16du:dateUtc="2025-06-03T20:53:00Z">
            <w:rPr/>
          </w:rPrChange>
        </w:rPr>
        <w:pPrChange w:id="1065" w:author="Wangjingyi Liao" w:date="2025-06-03T21:53:00Z" w16du:dateUtc="2025-06-03T20:53:00Z">
          <w:pPr/>
        </w:pPrChange>
      </w:pPr>
      <w:r w:rsidRPr="00E27D6C">
        <w:rPr>
          <w:rFonts w:ascii="Times New Roman" w:hAnsi="Times New Roman" w:cs="Times New Roman"/>
          <w:noProof/>
          <w:rPrChange w:id="1066" w:author="Wangjingyi Liao" w:date="2025-06-03T21:53:00Z" w16du:dateUtc="2025-06-03T20:53:00Z">
            <w:rPr>
              <w:noProof/>
            </w:rPr>
          </w:rPrChange>
        </w:rPr>
        <w:lastRenderedPageBreak/>
        <w:drawing>
          <wp:anchor distT="0" distB="0" distL="114300" distR="114300" simplePos="0" relativeHeight="251659264" behindDoc="0" locked="0" layoutInCell="1" allowOverlap="1" wp14:anchorId="3792F7A6" wp14:editId="05813B0D">
            <wp:simplePos x="0" y="0"/>
            <wp:positionH relativeFrom="margin">
              <wp:align>left</wp:align>
            </wp:positionH>
            <wp:positionV relativeFrom="paragraph">
              <wp:posOffset>201930</wp:posOffset>
            </wp:positionV>
            <wp:extent cx="5532755" cy="4974590"/>
            <wp:effectExtent l="0" t="0" r="0" b="0"/>
            <wp:wrapTopAndBottom/>
            <wp:docPr id="1441978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9689" cy="4980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504B9" w14:textId="0B86CD00" w:rsidR="00C754D1" w:rsidRPr="005A1601" w:rsidRDefault="00C754D1" w:rsidP="00E27D6C">
      <w:pPr>
        <w:spacing w:line="360" w:lineRule="auto"/>
        <w:rPr>
          <w:rFonts w:ascii="Times New Roman" w:eastAsiaTheme="minorEastAsia" w:hAnsi="Times New Roman" w:cs="Times New Roman"/>
          <w:sz w:val="18"/>
          <w:szCs w:val="18"/>
          <w:lang w:eastAsia="zh-CN"/>
          <w:rPrChange w:id="1067" w:author="Wangjingyi Liao" w:date="2025-06-03T21:53:00Z" w16du:dateUtc="2025-06-03T20:53:00Z">
            <w:rPr>
              <w:rFonts w:eastAsiaTheme="minorEastAsia"/>
              <w:sz w:val="20"/>
              <w:szCs w:val="20"/>
              <w:lang w:eastAsia="zh-CN"/>
            </w:rPr>
          </w:rPrChange>
        </w:rPr>
        <w:pPrChange w:id="1068" w:author="Wangjingyi Liao" w:date="2025-06-03T21:53:00Z" w16du:dateUtc="2025-06-03T20:53:00Z">
          <w:pPr/>
        </w:pPrChange>
      </w:pPr>
      <w:r w:rsidRPr="005A1601">
        <w:rPr>
          <w:rFonts w:ascii="Times New Roman" w:eastAsia="Calibri" w:hAnsi="Times New Roman" w:cs="Times New Roman"/>
          <w:b/>
          <w:sz w:val="18"/>
          <w:szCs w:val="18"/>
          <w:rPrChange w:id="1069" w:author="Wangjingyi Liao" w:date="2025-06-03T21:53:00Z" w16du:dateUtc="2025-06-03T20:53:00Z">
            <w:rPr>
              <w:rFonts w:eastAsia="Calibri"/>
              <w:b/>
              <w:sz w:val="18"/>
              <w:szCs w:val="18"/>
            </w:rPr>
          </w:rPrChange>
        </w:rPr>
        <w:t xml:space="preserve">Figure 2| Changes in the landscape of genetic </w:t>
      </w:r>
      <w:r w:rsidR="00187663" w:rsidRPr="005A1601">
        <w:rPr>
          <w:rFonts w:ascii="Times New Roman" w:eastAsia="Calibri" w:hAnsi="Times New Roman" w:cs="Times New Roman"/>
          <w:b/>
          <w:sz w:val="18"/>
          <w:szCs w:val="18"/>
          <w:rPrChange w:id="1070" w:author="Wangjingyi Liao" w:date="2025-06-03T21:53:00Z" w16du:dateUtc="2025-06-03T20:53:00Z">
            <w:rPr>
              <w:rFonts w:eastAsia="Calibri"/>
              <w:b/>
              <w:sz w:val="18"/>
              <w:szCs w:val="18"/>
            </w:rPr>
          </w:rPrChange>
        </w:rPr>
        <w:t>correlations</w:t>
      </w:r>
      <w:r w:rsidRPr="005A1601">
        <w:rPr>
          <w:rFonts w:ascii="Times New Roman" w:eastAsia="Calibri" w:hAnsi="Times New Roman" w:cs="Times New Roman"/>
          <w:b/>
          <w:sz w:val="18"/>
          <w:szCs w:val="18"/>
          <w:rPrChange w:id="1071" w:author="Wangjingyi Liao" w:date="2025-06-03T21:53:00Z" w16du:dateUtc="2025-06-03T20:53:00Z">
            <w:rPr>
              <w:rFonts w:eastAsia="Calibri"/>
              <w:b/>
              <w:sz w:val="18"/>
              <w:szCs w:val="18"/>
            </w:rPr>
          </w:rPrChange>
        </w:rPr>
        <w:t xml:space="preserve"> between psychiatric disorders after accounting for transdiagnostic effects. </w:t>
      </w:r>
      <w:r w:rsidRPr="005A1601">
        <w:rPr>
          <w:rFonts w:ascii="Times New Roman" w:eastAsia="Calibri" w:hAnsi="Times New Roman" w:cs="Times New Roman"/>
          <w:bCs/>
          <w:sz w:val="18"/>
          <w:szCs w:val="18"/>
          <w:rPrChange w:id="1072" w:author="Wangjingyi Liao" w:date="2025-06-03T21:53:00Z" w16du:dateUtc="2025-06-03T20:53:00Z">
            <w:rPr>
              <w:rFonts w:eastAsia="Calibri"/>
              <w:bCs/>
              <w:sz w:val="18"/>
              <w:szCs w:val="18"/>
            </w:rPr>
          </w:rPrChange>
        </w:rPr>
        <w:t>For every psychiatric disorder, we present</w:t>
      </w:r>
      <w:r w:rsidRPr="005A1601">
        <w:rPr>
          <w:rFonts w:ascii="Times New Roman" w:eastAsia="Calibri" w:hAnsi="Times New Roman" w:cs="Times New Roman"/>
          <w:b/>
          <w:sz w:val="18"/>
          <w:szCs w:val="18"/>
          <w:rPrChange w:id="1073" w:author="Wangjingyi Liao" w:date="2025-06-03T21:53:00Z" w16du:dateUtc="2025-06-03T20:53:00Z">
            <w:rPr>
              <w:rFonts w:eastAsia="Calibri"/>
              <w:b/>
              <w:sz w:val="18"/>
              <w:szCs w:val="18"/>
            </w:rPr>
          </w:rPrChange>
        </w:rPr>
        <w:t xml:space="preserve"> </w:t>
      </w:r>
      <w:r w:rsidRPr="005A1601">
        <w:rPr>
          <w:rFonts w:ascii="Times New Roman" w:eastAsia="Calibri" w:hAnsi="Times New Roman" w:cs="Times New Roman"/>
          <w:bCs/>
          <w:sz w:val="18"/>
          <w:szCs w:val="18"/>
          <w:rPrChange w:id="1074" w:author="Wangjingyi Liao" w:date="2025-06-03T21:53:00Z" w16du:dateUtc="2025-06-03T20:53:00Z">
            <w:rPr>
              <w:rFonts w:eastAsia="Calibri"/>
              <w:bCs/>
              <w:sz w:val="18"/>
              <w:szCs w:val="18"/>
            </w:rPr>
          </w:rPrChange>
        </w:rPr>
        <w:t>g</w:t>
      </w:r>
      <w:r w:rsidRPr="005A1601">
        <w:rPr>
          <w:rFonts w:ascii="Times New Roman" w:eastAsia="Calibri" w:hAnsi="Times New Roman" w:cs="Times New Roman"/>
          <w:sz w:val="18"/>
          <w:szCs w:val="18"/>
          <w:rPrChange w:id="1075" w:author="Wangjingyi Liao" w:date="2025-06-03T21:53:00Z" w16du:dateUtc="2025-06-03T20:53:00Z">
            <w:rPr>
              <w:rFonts w:eastAsia="Calibri"/>
              <w:sz w:val="18"/>
              <w:szCs w:val="18"/>
            </w:rPr>
          </w:rPrChange>
        </w:rPr>
        <w:t xml:space="preserve">enetic correlations with the other 10 psychiatric conditions uncorrected for p (blue line) and the genetic correlations </w:t>
      </w:r>
      <w:r w:rsidR="005A1601" w:rsidRPr="005A1601">
        <w:rPr>
          <w:rFonts w:ascii="Times New Roman" w:eastAsia="Calibri" w:hAnsi="Times New Roman" w:cs="Times New Roman"/>
          <w:sz w:val="18"/>
          <w:szCs w:val="18"/>
        </w:rPr>
        <w:t>with</w:t>
      </w:r>
      <w:r w:rsidRPr="005A1601">
        <w:rPr>
          <w:rFonts w:ascii="Times New Roman" w:eastAsia="Calibri" w:hAnsi="Times New Roman" w:cs="Times New Roman"/>
          <w:sz w:val="18"/>
          <w:szCs w:val="18"/>
          <w:rPrChange w:id="1076" w:author="Wangjingyi Liao" w:date="2025-06-03T21:53:00Z" w16du:dateUtc="2025-06-03T20:53:00Z">
            <w:rPr>
              <w:rFonts w:eastAsia="Calibri"/>
              <w:sz w:val="18"/>
              <w:szCs w:val="18"/>
            </w:rPr>
          </w:rPrChange>
        </w:rPr>
        <w:t xml:space="preserve"> the other psychiatric disorders after removing the genetic variance captured by the p factor (non-p; green line). Disorders are presented ordered by their loading on the p factor, starting from the highest-loading disorders in the top row (i.e., PTSD, MDD and ANX) to those that shared the least amount of genetic variance with the p factor in the bottom row (i.e., AN and OCD). Correlations were estimated using LDSC within Genomic SEM. ANX, anxiety disorder; MDD, major depressive disorder; PTSD, post-traumatic stress disorder; BIP, bipolar disorder; SCZ, schizophrenia; ADHD = attention-deficit hyperactivity disorder; ASD, autism spectrum disorder; ALCH, problematic alcohol use; OCD, obsessive-compulsive disorder; AN, anorexia nervosa; TS, Tourette syndrome.</w:t>
      </w:r>
    </w:p>
    <w:p w14:paraId="35F2E003" w14:textId="77777777" w:rsidR="00C754D1" w:rsidRPr="00E27D6C" w:rsidRDefault="00C754D1" w:rsidP="00E27D6C">
      <w:pPr>
        <w:spacing w:line="360" w:lineRule="auto"/>
        <w:rPr>
          <w:rFonts w:ascii="Times New Roman" w:hAnsi="Times New Roman" w:cs="Times New Roman"/>
          <w:rPrChange w:id="1077" w:author="Wangjingyi Liao" w:date="2025-06-03T21:53:00Z" w16du:dateUtc="2025-06-03T20:53:00Z">
            <w:rPr>
              <w:rFonts w:cstheme="minorHAnsi" w:hint="eastAsia"/>
            </w:rPr>
          </w:rPrChange>
        </w:rPr>
        <w:pPrChange w:id="1078" w:author="Wangjingyi Liao" w:date="2025-06-03T21:53:00Z" w16du:dateUtc="2025-06-03T20:53:00Z">
          <w:pPr/>
        </w:pPrChange>
      </w:pPr>
    </w:p>
    <w:p w14:paraId="6B44B49B" w14:textId="77777777" w:rsidR="00EE0326" w:rsidRPr="00E27D6C" w:rsidRDefault="00EE0326" w:rsidP="00E27D6C">
      <w:pPr>
        <w:spacing w:beforeLines="20" w:before="48" w:line="360" w:lineRule="auto"/>
        <w:rPr>
          <w:rFonts w:ascii="Times New Roman" w:hAnsi="Times New Roman" w:cs="Times New Roman"/>
          <w:rPrChange w:id="1079" w:author="Wangjingyi Liao" w:date="2025-06-03T21:53:00Z" w16du:dateUtc="2025-06-03T20:53:00Z">
            <w:rPr/>
          </w:rPrChange>
        </w:rPr>
        <w:pPrChange w:id="1080" w:author="Wangjingyi Liao" w:date="2025-06-03T21:53:00Z" w16du:dateUtc="2025-06-03T20:53:00Z">
          <w:pPr>
            <w:spacing w:beforeLines="20" w:before="48" w:line="288" w:lineRule="exact"/>
          </w:pPr>
        </w:pPrChange>
      </w:pPr>
    </w:p>
    <w:p w14:paraId="0D74F519" w14:textId="77777777" w:rsidR="00C428A1" w:rsidRPr="00E27D6C" w:rsidRDefault="00C428A1" w:rsidP="00E27D6C">
      <w:pPr>
        <w:pStyle w:val="Heading2"/>
        <w:spacing w:beforeLines="20" w:before="48" w:line="360" w:lineRule="auto"/>
        <w:rPr>
          <w:rFonts w:ascii="Times New Roman" w:hAnsi="Times New Roman" w:cs="Times New Roman"/>
          <w:szCs w:val="24"/>
          <w:rPrChange w:id="1081" w:author="Wangjingyi Liao" w:date="2025-06-03T21:53:00Z" w16du:dateUtc="2025-06-03T20:53:00Z">
            <w:rPr/>
          </w:rPrChange>
        </w:rPr>
        <w:pPrChange w:id="1082" w:author="Wangjingyi Liao" w:date="2025-06-03T21:53:00Z" w16du:dateUtc="2025-06-03T20:53:00Z">
          <w:pPr>
            <w:pStyle w:val="Heading2"/>
            <w:spacing w:beforeLines="20" w:before="48" w:line="288" w:lineRule="exact"/>
          </w:pPr>
        </w:pPrChange>
      </w:pPr>
      <w:r w:rsidRPr="00E27D6C">
        <w:rPr>
          <w:rFonts w:ascii="Times New Roman" w:hAnsi="Times New Roman" w:cs="Times New Roman"/>
          <w:szCs w:val="24"/>
          <w:rPrChange w:id="1083" w:author="Wangjingyi Liao" w:date="2025-06-03T21:53:00Z" w16du:dateUtc="2025-06-03T20:53:00Z">
            <w:rPr/>
          </w:rPrChange>
        </w:rPr>
        <w:t>Genetic architecture of the associations with external traits</w:t>
      </w:r>
    </w:p>
    <w:p w14:paraId="5AEB707C" w14:textId="77777777" w:rsidR="00C428A1" w:rsidRPr="00E27D6C" w:rsidRDefault="00C428A1" w:rsidP="00E27D6C">
      <w:pPr>
        <w:spacing w:beforeLines="20" w:before="48" w:line="360" w:lineRule="auto"/>
        <w:rPr>
          <w:rFonts w:ascii="Times New Roman" w:hAnsi="Times New Roman" w:cs="Times New Roman"/>
          <w:rPrChange w:id="1084" w:author="Wangjingyi Liao" w:date="2025-06-03T21:53:00Z" w16du:dateUtc="2025-06-03T20:53:00Z">
            <w:rPr>
              <w:rFonts w:cstheme="minorHAnsi"/>
            </w:rPr>
          </w:rPrChange>
        </w:rPr>
        <w:pPrChange w:id="1085" w:author="Wangjingyi Liao" w:date="2025-06-03T21:53:00Z" w16du:dateUtc="2025-06-03T20:53:00Z">
          <w:pPr>
            <w:spacing w:beforeLines="20" w:before="48" w:line="288" w:lineRule="exact"/>
          </w:pPr>
        </w:pPrChange>
      </w:pPr>
    </w:p>
    <w:p w14:paraId="27A9B151" w14:textId="3972B86E" w:rsidR="00C428A1" w:rsidRPr="00E27D6C" w:rsidRDefault="00C428A1" w:rsidP="00E27D6C">
      <w:pPr>
        <w:spacing w:line="360" w:lineRule="auto"/>
        <w:rPr>
          <w:rFonts w:ascii="Times New Roman" w:hAnsi="Times New Roman" w:cs="Times New Roman"/>
          <w:rPrChange w:id="1086" w:author="Wangjingyi Liao" w:date="2025-06-03T21:53:00Z" w16du:dateUtc="2025-06-03T20:53:00Z">
            <w:rPr/>
          </w:rPrChange>
        </w:rPr>
        <w:pPrChange w:id="1087" w:author="Wangjingyi Liao" w:date="2025-06-03T21:53:00Z" w16du:dateUtc="2025-06-03T20:53:00Z">
          <w:pPr/>
        </w:pPrChange>
      </w:pPr>
      <w:r w:rsidRPr="00E27D6C">
        <w:rPr>
          <w:rFonts w:ascii="Times New Roman" w:hAnsi="Times New Roman" w:cs="Times New Roman"/>
          <w:rPrChange w:id="1088" w:author="Wangjingyi Liao" w:date="2025-06-03T21:53:00Z" w16du:dateUtc="2025-06-03T20:53:00Z">
            <w:rPr/>
          </w:rPrChange>
        </w:rPr>
        <w:t xml:space="preserve">In addition to removing transdiagnostic genetic effects from the relationships between psychiatric disorders, we also compared genetic correlations between each of </w:t>
      </w:r>
      <w:r w:rsidR="00234D30" w:rsidRPr="00E27D6C">
        <w:rPr>
          <w:rFonts w:ascii="Times New Roman" w:hAnsi="Times New Roman" w:cs="Times New Roman"/>
          <w:rPrChange w:id="1089" w:author="Wangjingyi Liao" w:date="2025-06-03T21:53:00Z" w16du:dateUtc="2025-06-03T20:53:00Z">
            <w:rPr/>
          </w:rPrChange>
        </w:rPr>
        <w:t>the</w:t>
      </w:r>
      <w:r w:rsidRPr="00E27D6C">
        <w:rPr>
          <w:rFonts w:ascii="Times New Roman" w:hAnsi="Times New Roman" w:cs="Times New Roman"/>
          <w:rPrChange w:id="1090" w:author="Wangjingyi Liao" w:date="2025-06-03T21:53:00Z" w16du:dateUtc="2025-06-03T20:53:00Z">
            <w:rPr/>
          </w:rPrChange>
        </w:rPr>
        <w:t xml:space="preserve"> 11 </w:t>
      </w:r>
      <w:r w:rsidRPr="00E27D6C">
        <w:rPr>
          <w:rFonts w:ascii="Times New Roman" w:hAnsi="Times New Roman" w:cs="Times New Roman"/>
          <w:rPrChange w:id="1091" w:author="Wangjingyi Liao" w:date="2025-06-03T21:53:00Z" w16du:dateUtc="2025-06-03T20:53:00Z">
            <w:rPr/>
          </w:rPrChange>
        </w:rPr>
        <w:lastRenderedPageBreak/>
        <w:t>psychiatric disorders –</w:t>
      </w:r>
      <w:r w:rsidR="00EE3C61" w:rsidRPr="00E27D6C">
        <w:rPr>
          <w:rFonts w:ascii="Times New Roman" w:hAnsi="Times New Roman" w:cs="Times New Roman"/>
          <w:rPrChange w:id="1092" w:author="Wangjingyi Liao" w:date="2025-06-03T21:53:00Z" w16du:dateUtc="2025-06-03T20:53:00Z">
            <w:rPr/>
          </w:rPrChange>
        </w:rPr>
        <w:t xml:space="preserve"> </w:t>
      </w:r>
      <w:r w:rsidRPr="00E27D6C">
        <w:rPr>
          <w:rFonts w:ascii="Times New Roman" w:hAnsi="Times New Roman" w:cs="Times New Roman"/>
          <w:rPrChange w:id="1093" w:author="Wangjingyi Liao" w:date="2025-06-03T21:53:00Z" w16du:dateUtc="2025-06-03T20:53:00Z">
            <w:rPr/>
          </w:rPrChange>
        </w:rPr>
        <w:t>uncorrected and corrected for p</w:t>
      </w:r>
      <w:r w:rsidR="00EE3C61" w:rsidRPr="00E27D6C">
        <w:rPr>
          <w:rFonts w:ascii="Times New Roman" w:hAnsi="Times New Roman" w:cs="Times New Roman"/>
          <w:rPrChange w:id="1094" w:author="Wangjingyi Liao" w:date="2025-06-03T21:53:00Z" w16du:dateUtc="2025-06-03T20:53:00Z">
            <w:rPr/>
          </w:rPrChange>
        </w:rPr>
        <w:t xml:space="preserve"> </w:t>
      </w:r>
      <w:r w:rsidRPr="00E27D6C">
        <w:rPr>
          <w:rFonts w:ascii="Times New Roman" w:hAnsi="Times New Roman" w:cs="Times New Roman"/>
          <w:rPrChange w:id="1095" w:author="Wangjingyi Liao" w:date="2025-06-03T21:53:00Z" w16du:dateUtc="2025-06-03T20:53:00Z">
            <w:rPr/>
          </w:rPrChange>
        </w:rPr>
        <w:t>– and 3</w:t>
      </w:r>
      <w:r w:rsidR="6623E84D" w:rsidRPr="00E27D6C">
        <w:rPr>
          <w:rFonts w:ascii="Times New Roman" w:hAnsi="Times New Roman" w:cs="Times New Roman"/>
          <w:rPrChange w:id="1096" w:author="Wangjingyi Liao" w:date="2025-06-03T21:53:00Z" w16du:dateUtc="2025-06-03T20:53:00Z">
            <w:rPr/>
          </w:rPrChange>
        </w:rPr>
        <w:t>4</w:t>
      </w:r>
      <w:r w:rsidRPr="00E27D6C">
        <w:rPr>
          <w:rFonts w:ascii="Times New Roman" w:hAnsi="Times New Roman" w:cs="Times New Roman"/>
          <w:rPrChange w:id="1097" w:author="Wangjingyi Liao" w:date="2025-06-03T21:53:00Z" w16du:dateUtc="2025-06-03T20:53:00Z">
            <w:rPr/>
          </w:rPrChange>
        </w:rPr>
        <w:t xml:space="preserve"> traits that are not </w:t>
      </w:r>
      <w:r w:rsidR="74AE4898" w:rsidRPr="00E27D6C">
        <w:rPr>
          <w:rFonts w:ascii="Times New Roman" w:hAnsi="Times New Roman" w:cs="Times New Roman"/>
          <w:rPrChange w:id="1098" w:author="Wangjingyi Liao" w:date="2025-06-03T21:53:00Z" w16du:dateUtc="2025-06-03T20:53:00Z">
            <w:rPr/>
          </w:rPrChange>
        </w:rPr>
        <w:t>p</w:t>
      </w:r>
      <w:r w:rsidRPr="00E27D6C">
        <w:rPr>
          <w:rFonts w:ascii="Times New Roman" w:hAnsi="Times New Roman" w:cs="Times New Roman"/>
          <w:rPrChange w:id="1099" w:author="Wangjingyi Liao" w:date="2025-06-03T21:53:00Z" w16du:dateUtc="2025-06-03T20:53:00Z">
            <w:rPr/>
          </w:rPrChange>
        </w:rPr>
        <w:t xml:space="preserve">sychiatric disorders. We focused on four broad categories of external traits: socio-demographic, anthropometric, health-related, and psychological traits. </w:t>
      </w:r>
      <w:r w:rsidR="7C5657DC" w:rsidRPr="00E27D6C">
        <w:rPr>
          <w:rFonts w:ascii="Times New Roman" w:hAnsi="Times New Roman" w:cs="Times New Roman"/>
          <w:rPrChange w:id="1100" w:author="Wangjingyi Liao" w:date="2025-06-03T21:53:00Z" w16du:dateUtc="2025-06-03T20:53:00Z">
            <w:rPr/>
          </w:rPrChange>
        </w:rPr>
        <w:t>T</w:t>
      </w:r>
      <w:r w:rsidRPr="00E27D6C">
        <w:rPr>
          <w:rFonts w:ascii="Times New Roman" w:hAnsi="Times New Roman" w:cs="Times New Roman"/>
          <w:rPrChange w:id="1101" w:author="Wangjingyi Liao" w:date="2025-06-03T21:53:00Z" w16du:dateUtc="2025-06-03T20:53:00Z">
            <w:rPr/>
          </w:rPrChange>
        </w:rPr>
        <w:t>hese correlations are shown in</w:t>
      </w:r>
      <w:r w:rsidR="38CA9C08" w:rsidRPr="00E27D6C">
        <w:rPr>
          <w:rFonts w:ascii="Times New Roman" w:hAnsi="Times New Roman" w:cs="Times New Roman"/>
          <w:rPrChange w:id="1102" w:author="Wangjingyi Liao" w:date="2025-06-03T21:53:00Z" w16du:dateUtc="2025-06-03T20:53:00Z">
            <w:rPr/>
          </w:rPrChange>
        </w:rPr>
        <w:t xml:space="preserve"> Figure 3 and 4</w:t>
      </w:r>
      <w:r w:rsidRPr="00E27D6C">
        <w:rPr>
          <w:rFonts w:ascii="Times New Roman" w:hAnsi="Times New Roman" w:cs="Times New Roman"/>
          <w:rPrChange w:id="1103" w:author="Wangjingyi Liao" w:date="2025-06-03T21:53:00Z" w16du:dateUtc="2025-06-03T20:53:00Z">
            <w:rPr/>
          </w:rPrChange>
        </w:rPr>
        <w:t xml:space="preserve"> </w:t>
      </w:r>
      <w:r w:rsidR="38CA9C08" w:rsidRPr="00E27D6C">
        <w:rPr>
          <w:rFonts w:ascii="Times New Roman" w:hAnsi="Times New Roman" w:cs="Times New Roman"/>
          <w:rPrChange w:id="1104" w:author="Wangjingyi Liao" w:date="2025-06-03T21:53:00Z" w16du:dateUtc="2025-06-03T20:53:00Z">
            <w:rPr/>
          </w:rPrChange>
        </w:rPr>
        <w:t xml:space="preserve">and </w:t>
      </w:r>
      <w:r w:rsidRPr="00E27D6C">
        <w:rPr>
          <w:rFonts w:ascii="Times New Roman" w:hAnsi="Times New Roman" w:cs="Times New Roman"/>
          <w:rPrChange w:id="1105" w:author="Wangjingyi Liao" w:date="2025-06-03T21:53:00Z" w16du:dateUtc="2025-06-03T20:53:00Z">
            <w:rPr/>
          </w:rPrChange>
        </w:rPr>
        <w:t>Supplementary Figures 2</w:t>
      </w:r>
      <w:r w:rsidR="00A869B2" w:rsidRPr="00E27D6C">
        <w:rPr>
          <w:rFonts w:ascii="Times New Roman" w:hAnsi="Times New Roman" w:cs="Times New Roman"/>
          <w:rPrChange w:id="1106" w:author="Wangjingyi Liao" w:date="2025-06-03T21:53:00Z" w16du:dateUtc="2025-06-03T20:53:00Z">
            <w:rPr/>
          </w:rPrChange>
        </w:rPr>
        <w:t>6</w:t>
      </w:r>
      <w:r w:rsidR="3BAC3CDA" w:rsidRPr="00E27D6C">
        <w:rPr>
          <w:rFonts w:ascii="Times New Roman" w:hAnsi="Times New Roman" w:cs="Times New Roman"/>
          <w:rPrChange w:id="1107" w:author="Wangjingyi Liao" w:date="2025-06-03T21:53:00Z" w16du:dateUtc="2025-06-03T20:53:00Z">
            <w:rPr/>
          </w:rPrChange>
        </w:rPr>
        <w:t xml:space="preserve"> and 2</w:t>
      </w:r>
      <w:r w:rsidR="00A869B2" w:rsidRPr="00E27D6C">
        <w:rPr>
          <w:rFonts w:ascii="Times New Roman" w:hAnsi="Times New Roman" w:cs="Times New Roman"/>
          <w:rPrChange w:id="1108" w:author="Wangjingyi Liao" w:date="2025-06-03T21:53:00Z" w16du:dateUtc="2025-06-03T20:53:00Z">
            <w:rPr/>
          </w:rPrChange>
        </w:rPr>
        <w:t>7</w:t>
      </w:r>
      <w:r w:rsidRPr="00E27D6C">
        <w:rPr>
          <w:rFonts w:ascii="Times New Roman" w:hAnsi="Times New Roman" w:cs="Times New Roman"/>
          <w:rPrChange w:id="1109" w:author="Wangjingyi Liao" w:date="2025-06-03T21:53:00Z" w16du:dateUtc="2025-06-03T20:53:00Z">
            <w:rPr/>
          </w:rPrChange>
        </w:rPr>
        <w:t xml:space="preserve">, with details in Supplementary Table </w:t>
      </w:r>
      <w:r w:rsidR="003B6E75" w:rsidRPr="00E27D6C">
        <w:rPr>
          <w:rFonts w:ascii="Times New Roman" w:hAnsi="Times New Roman" w:cs="Times New Roman"/>
          <w:lang w:eastAsia="zh-CN"/>
          <w:rPrChange w:id="1110" w:author="Wangjingyi Liao" w:date="2025-06-03T21:53:00Z" w16du:dateUtc="2025-06-03T20:53:00Z">
            <w:rPr>
              <w:rFonts w:hint="eastAsia"/>
              <w:lang w:eastAsia="zh-CN"/>
            </w:rPr>
          </w:rPrChange>
        </w:rPr>
        <w:t>50</w:t>
      </w:r>
      <w:r w:rsidRPr="00E27D6C">
        <w:rPr>
          <w:rFonts w:ascii="Times New Roman" w:hAnsi="Times New Roman" w:cs="Times New Roman"/>
          <w:rPrChange w:id="1111" w:author="Wangjingyi Liao" w:date="2025-06-03T21:53:00Z" w16du:dateUtc="2025-06-03T20:53:00Z">
            <w:rPr/>
          </w:rPrChange>
        </w:rPr>
        <w:t xml:space="preserve">. </w:t>
      </w:r>
    </w:p>
    <w:p w14:paraId="71C9C1B9" w14:textId="77777777" w:rsidR="00B4130C" w:rsidRPr="00E27D6C" w:rsidRDefault="00B4130C" w:rsidP="00E27D6C">
      <w:pPr>
        <w:spacing w:beforeLines="20" w:before="48" w:line="360" w:lineRule="auto"/>
        <w:rPr>
          <w:rFonts w:ascii="Times New Roman" w:hAnsi="Times New Roman" w:cs="Times New Roman"/>
          <w:rPrChange w:id="1112" w:author="Wangjingyi Liao" w:date="2025-06-03T21:53:00Z" w16du:dateUtc="2025-06-03T20:53:00Z">
            <w:rPr/>
          </w:rPrChange>
        </w:rPr>
        <w:pPrChange w:id="1113" w:author="Wangjingyi Liao" w:date="2025-06-03T21:53:00Z" w16du:dateUtc="2025-06-03T20:53:00Z">
          <w:pPr>
            <w:spacing w:beforeLines="20" w:before="48" w:line="288" w:lineRule="exact"/>
          </w:pPr>
        </w:pPrChange>
      </w:pPr>
    </w:p>
    <w:p w14:paraId="434F9C3E" w14:textId="7D59CEF2" w:rsidR="00C754D1" w:rsidRPr="005A1601" w:rsidRDefault="00C754D1" w:rsidP="00E27D6C">
      <w:pPr>
        <w:spacing w:line="360" w:lineRule="auto"/>
        <w:rPr>
          <w:rFonts w:ascii="Times New Roman" w:hAnsi="Times New Roman" w:cs="Times New Roman"/>
          <w:sz w:val="20"/>
          <w:szCs w:val="20"/>
          <w:rPrChange w:id="1114" w:author="Wangjingyi Liao" w:date="2025-06-03T21:53:00Z" w16du:dateUtc="2025-06-03T20:53:00Z">
            <w:rPr>
              <w:sz w:val="18"/>
              <w:szCs w:val="18"/>
            </w:rPr>
          </w:rPrChange>
        </w:rPr>
        <w:pPrChange w:id="1115" w:author="Wangjingyi Liao" w:date="2025-06-03T21:53:00Z" w16du:dateUtc="2025-06-03T20:53:00Z">
          <w:pPr/>
        </w:pPrChange>
      </w:pPr>
      <w:r w:rsidRPr="005A1601">
        <w:rPr>
          <w:rFonts w:ascii="Times New Roman" w:hAnsi="Times New Roman" w:cs="Times New Roman"/>
          <w:noProof/>
          <w:sz w:val="20"/>
          <w:szCs w:val="20"/>
          <w:rPrChange w:id="1116" w:author="Wangjingyi Liao" w:date="2025-06-03T21:53:00Z" w16du:dateUtc="2025-06-03T20:53:00Z">
            <w:rPr>
              <w:noProof/>
              <w:sz w:val="22"/>
              <w:szCs w:val="22"/>
            </w:rPr>
          </w:rPrChange>
        </w:rPr>
        <w:drawing>
          <wp:anchor distT="0" distB="0" distL="114300" distR="114300" simplePos="0" relativeHeight="251660288" behindDoc="0" locked="0" layoutInCell="1" allowOverlap="1" wp14:anchorId="4816253E" wp14:editId="49C7569C">
            <wp:simplePos x="0" y="0"/>
            <wp:positionH relativeFrom="column">
              <wp:posOffset>58274</wp:posOffset>
            </wp:positionH>
            <wp:positionV relativeFrom="paragraph">
              <wp:posOffset>0</wp:posOffset>
            </wp:positionV>
            <wp:extent cx="5732780" cy="4853305"/>
            <wp:effectExtent l="0" t="0" r="1270" b="4445"/>
            <wp:wrapTopAndBottom/>
            <wp:docPr id="685833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4853305"/>
                    </a:xfrm>
                    <a:prstGeom prst="rect">
                      <a:avLst/>
                    </a:prstGeom>
                    <a:noFill/>
                    <a:ln>
                      <a:noFill/>
                    </a:ln>
                  </pic:spPr>
                </pic:pic>
              </a:graphicData>
            </a:graphic>
          </wp:anchor>
        </w:drawing>
      </w:r>
      <w:r w:rsidRPr="005A1601">
        <w:rPr>
          <w:rFonts w:ascii="Times New Roman" w:hAnsi="Times New Roman" w:cs="Times New Roman"/>
          <w:b/>
          <w:bCs/>
          <w:sz w:val="20"/>
          <w:szCs w:val="20"/>
          <w:rPrChange w:id="1117" w:author="Wangjingyi Liao" w:date="2025-06-03T21:53:00Z" w16du:dateUtc="2025-06-03T20:53:00Z">
            <w:rPr>
              <w:b/>
              <w:bCs/>
              <w:sz w:val="18"/>
              <w:szCs w:val="18"/>
            </w:rPr>
          </w:rPrChange>
        </w:rPr>
        <w:t xml:space="preserve">Figure 3. Genetic correlations between 11 major psychiatric disorders and psychological traits. </w:t>
      </w:r>
      <w:r w:rsidRPr="005A1601">
        <w:rPr>
          <w:rFonts w:ascii="Times New Roman" w:hAnsi="Times New Roman" w:cs="Times New Roman"/>
          <w:sz w:val="20"/>
          <w:szCs w:val="20"/>
          <w:rPrChange w:id="1118" w:author="Wangjingyi Liao" w:date="2025-06-03T21:53:00Z" w16du:dateUtc="2025-06-03T20:53:00Z">
            <w:rPr>
              <w:sz w:val="18"/>
              <w:szCs w:val="18"/>
            </w:rPr>
          </w:rPrChange>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005A1601">
        <w:rPr>
          <w:rFonts w:ascii="Times New Roman" w:hAnsi="Times New Roman" w:cs="Times New Roman"/>
          <w:i/>
          <w:iCs/>
          <w:sz w:val="20"/>
          <w:szCs w:val="20"/>
          <w:rPrChange w:id="1119" w:author="Wangjingyi Liao" w:date="2025-06-03T21:53:00Z" w16du:dateUtc="2025-06-03T20:53:00Z">
            <w:rPr>
              <w:i/>
              <w:iCs/>
              <w:sz w:val="18"/>
              <w:szCs w:val="18"/>
            </w:rPr>
          </w:rPrChange>
        </w:rPr>
        <w:t>P</w:t>
      </w:r>
      <w:r w:rsidRPr="005A1601">
        <w:rPr>
          <w:rFonts w:ascii="Times New Roman" w:hAnsi="Times New Roman" w:cs="Times New Roman"/>
          <w:sz w:val="20"/>
          <w:szCs w:val="20"/>
          <w:rPrChange w:id="1120" w:author="Wangjingyi Liao" w:date="2025-06-03T21:53:00Z" w16du:dateUtc="2025-06-03T20:53:00Z">
            <w:rPr>
              <w:sz w:val="18"/>
              <w:szCs w:val="18"/>
            </w:rPr>
          </w:rPrChange>
        </w:rPr>
        <w:t> &lt; 0.05, two-tailed test) differences in the magnitude of the correlation with disorders uncorrected for p versus disorders corrected for p. Exact </w:t>
      </w:r>
      <w:r w:rsidRPr="005A1601">
        <w:rPr>
          <w:rFonts w:ascii="Times New Roman" w:hAnsi="Times New Roman" w:cs="Times New Roman"/>
          <w:i/>
          <w:iCs/>
          <w:sz w:val="20"/>
          <w:szCs w:val="20"/>
          <w:rPrChange w:id="1121" w:author="Wangjingyi Liao" w:date="2025-06-03T21:53:00Z" w16du:dateUtc="2025-06-03T20:53:00Z">
            <w:rPr>
              <w:i/>
              <w:iCs/>
              <w:sz w:val="18"/>
              <w:szCs w:val="18"/>
            </w:rPr>
          </w:rPrChange>
        </w:rPr>
        <w:t>P</w:t>
      </w:r>
      <w:r w:rsidRPr="005A1601">
        <w:rPr>
          <w:rFonts w:ascii="Times New Roman" w:hAnsi="Times New Roman" w:cs="Times New Roman"/>
          <w:sz w:val="20"/>
          <w:szCs w:val="20"/>
          <w:rPrChange w:id="1122" w:author="Wangjingyi Liao" w:date="2025-06-03T21:53:00Z" w16du:dateUtc="2025-06-03T20:53:00Z">
            <w:rPr>
              <w:sz w:val="18"/>
              <w:szCs w:val="18"/>
            </w:rPr>
          </w:rPrChange>
        </w:rPr>
        <w:t xml:space="preserve"> values for all associations are reported in Supplementary Table </w:t>
      </w:r>
      <w:r w:rsidRPr="005A1601">
        <w:rPr>
          <w:rFonts w:ascii="Times New Roman" w:hAnsi="Times New Roman" w:cs="Times New Roman"/>
          <w:sz w:val="20"/>
          <w:szCs w:val="20"/>
          <w:lang w:eastAsia="zh-CN"/>
          <w:rPrChange w:id="1123" w:author="Wangjingyi Liao" w:date="2025-06-03T21:53:00Z" w16du:dateUtc="2025-06-03T20:53:00Z">
            <w:rPr>
              <w:rFonts w:hint="eastAsia"/>
              <w:sz w:val="18"/>
              <w:szCs w:val="18"/>
              <w:lang w:eastAsia="zh-CN"/>
            </w:rPr>
          </w:rPrChange>
        </w:rPr>
        <w:t>50</w:t>
      </w:r>
      <w:r w:rsidRPr="005A1601">
        <w:rPr>
          <w:rFonts w:ascii="Times New Roman" w:hAnsi="Times New Roman" w:cs="Times New Roman"/>
          <w:sz w:val="20"/>
          <w:szCs w:val="20"/>
          <w:rPrChange w:id="1124" w:author="Wangjingyi Liao" w:date="2025-06-03T21:53:00Z" w16du:dateUtc="2025-06-03T20:53:00Z">
            <w:rPr>
              <w:sz w:val="18"/>
              <w:szCs w:val="18"/>
            </w:rPr>
          </w:rPrChange>
        </w:rPr>
        <w:t xml:space="preserve">. The FDR correction was applied based on all genetic correlations tested (including those reported in Supplementary Figures 26-27). Source GWASs are listed in Supplementary Table </w:t>
      </w:r>
      <w:r w:rsidRPr="005A1601">
        <w:rPr>
          <w:rFonts w:ascii="Times New Roman" w:hAnsi="Times New Roman" w:cs="Times New Roman"/>
          <w:sz w:val="20"/>
          <w:szCs w:val="20"/>
          <w:lang w:eastAsia="zh-CN"/>
          <w:rPrChange w:id="1125" w:author="Wangjingyi Liao" w:date="2025-06-03T21:53:00Z" w16du:dateUtc="2025-06-03T20:53:00Z">
            <w:rPr>
              <w:rFonts w:hint="eastAsia"/>
              <w:sz w:val="18"/>
              <w:szCs w:val="18"/>
              <w:lang w:eastAsia="zh-CN"/>
            </w:rPr>
          </w:rPrChange>
        </w:rPr>
        <w:t>51</w:t>
      </w:r>
      <w:r w:rsidRPr="005A1601">
        <w:rPr>
          <w:rFonts w:ascii="Times New Roman" w:hAnsi="Times New Roman" w:cs="Times New Roman"/>
          <w:sz w:val="20"/>
          <w:szCs w:val="20"/>
          <w:rPrChange w:id="1126" w:author="Wangjingyi Liao" w:date="2025-06-03T21:53:00Z" w16du:dateUtc="2025-06-03T20:53:00Z">
            <w:rPr>
              <w:sz w:val="18"/>
              <w:szCs w:val="18"/>
            </w:rPr>
          </w:rPrChange>
        </w:rPr>
        <w:t>.</w:t>
      </w:r>
    </w:p>
    <w:p w14:paraId="080A8F57" w14:textId="77777777" w:rsidR="005C460D" w:rsidRPr="00E27D6C" w:rsidRDefault="005C460D" w:rsidP="00E27D6C">
      <w:pPr>
        <w:spacing w:before="20" w:line="360" w:lineRule="auto"/>
        <w:rPr>
          <w:rFonts w:ascii="Times New Roman" w:hAnsi="Times New Roman" w:cs="Times New Roman"/>
          <w:rPrChange w:id="1127" w:author="Wangjingyi Liao" w:date="2025-06-03T21:53:00Z" w16du:dateUtc="2025-06-03T20:53:00Z">
            <w:rPr/>
          </w:rPrChange>
        </w:rPr>
        <w:pPrChange w:id="1128" w:author="Wangjingyi Liao" w:date="2025-06-03T21:53:00Z" w16du:dateUtc="2025-06-03T20:53:00Z">
          <w:pPr>
            <w:spacing w:before="20" w:line="288" w:lineRule="exact"/>
          </w:pPr>
        </w:pPrChange>
      </w:pPr>
    </w:p>
    <w:p w14:paraId="2D5D0070" w14:textId="3BEB716B" w:rsidR="00D90461" w:rsidRPr="00E27D6C" w:rsidRDefault="00D90461" w:rsidP="00E27D6C">
      <w:pPr>
        <w:spacing w:line="360" w:lineRule="auto"/>
        <w:rPr>
          <w:rFonts w:ascii="Times New Roman" w:hAnsi="Times New Roman" w:cs="Times New Roman"/>
          <w:rPrChange w:id="1129" w:author="Wangjingyi Liao" w:date="2025-06-03T21:53:00Z" w16du:dateUtc="2025-06-03T20:53:00Z">
            <w:rPr/>
          </w:rPrChange>
        </w:rPr>
        <w:pPrChange w:id="1130" w:author="Wangjingyi Liao" w:date="2025-06-03T21:53:00Z" w16du:dateUtc="2025-06-03T20:53:00Z">
          <w:pPr/>
        </w:pPrChange>
      </w:pPr>
      <w:r w:rsidRPr="00E27D6C">
        <w:rPr>
          <w:rFonts w:ascii="Times New Roman" w:hAnsi="Times New Roman" w:cs="Times New Roman"/>
          <w:rPrChange w:id="1131" w:author="Wangjingyi Liao" w:date="2025-06-03T21:53:00Z" w16du:dateUtc="2025-06-03T20:53:00Z">
            <w:rPr/>
          </w:rPrChange>
        </w:rPr>
        <w:lastRenderedPageBreak/>
        <w:t xml:space="preserve">Figure 3 presents genetic correlations for the 11 psychiatric disorders uncorrected and corrected for p 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rsidRPr="00E27D6C">
        <w:rPr>
          <w:rFonts w:ascii="Times New Roman" w:hAnsi="Times New Roman" w:cs="Times New Roman"/>
          <w:rPrChange w:id="1132" w:author="Wangjingyi Liao" w:date="2025-06-03T21:53:00Z" w16du:dateUtc="2025-06-03T20:53:00Z">
            <w:rPr/>
          </w:rPrChange>
        </w:rPr>
        <w:t>subjective wellbeing</w:t>
      </w:r>
      <w:r w:rsidRPr="00E27D6C">
        <w:rPr>
          <w:rFonts w:ascii="Times New Roman" w:hAnsi="Times New Roman" w:cs="Times New Roman"/>
          <w:rPrChange w:id="1133" w:author="Wangjingyi Liao" w:date="2025-06-03T21:53:00Z" w16du:dateUtc="2025-06-03T20:53:00Z">
            <w:rPr/>
          </w:rPrChange>
        </w:rPr>
        <w:t xml:space="preserve">, sensitivity to environmental stress and tiredness. For example, consider sensitivity to environmental stress. Uncorrected for p, genetic correlations were significant and substantial between </w:t>
      </w:r>
      <w:r w:rsidR="7A451068" w:rsidRPr="00E27D6C">
        <w:rPr>
          <w:rFonts w:ascii="Times New Roman" w:hAnsi="Times New Roman" w:cs="Times New Roman"/>
          <w:rPrChange w:id="1134" w:author="Wangjingyi Liao" w:date="2025-06-03T21:53:00Z" w16du:dateUtc="2025-06-03T20:53:00Z">
            <w:rPr/>
          </w:rPrChange>
        </w:rPr>
        <w:t xml:space="preserve">sensitivity to </w:t>
      </w:r>
      <w:r w:rsidRPr="00E27D6C">
        <w:rPr>
          <w:rFonts w:ascii="Times New Roman" w:hAnsi="Times New Roman" w:cs="Times New Roman"/>
          <w:rPrChange w:id="1135" w:author="Wangjingyi Liao" w:date="2025-06-03T21:53:00Z" w16du:dateUtc="2025-06-03T20:53:00Z">
            <w:rPr/>
          </w:rPrChange>
        </w:rPr>
        <w:t>environmental stress and major psychiatric disorders, but corrected for p, these correlations were significantly lower and sometimes negligible: SCZ (0.19 vs -0.02), MDD (0.53 vs 0.0</w:t>
      </w:r>
      <w:r w:rsidR="067EF0FC" w:rsidRPr="00E27D6C">
        <w:rPr>
          <w:rFonts w:ascii="Times New Roman" w:hAnsi="Times New Roman" w:cs="Times New Roman"/>
          <w:rPrChange w:id="1136" w:author="Wangjingyi Liao" w:date="2025-06-03T21:53:00Z" w16du:dateUtc="2025-06-03T20:53:00Z">
            <w:rPr/>
          </w:rPrChange>
        </w:rPr>
        <w:t>3</w:t>
      </w:r>
      <w:r w:rsidRPr="00E27D6C">
        <w:rPr>
          <w:rFonts w:ascii="Times New Roman" w:hAnsi="Times New Roman" w:cs="Times New Roman"/>
          <w:rPrChange w:id="1137" w:author="Wangjingyi Liao" w:date="2025-06-03T21:53:00Z" w16du:dateUtc="2025-06-03T20:53:00Z">
            <w:rPr/>
          </w:rPrChange>
        </w:rPr>
        <w:t xml:space="preserve">), </w:t>
      </w:r>
      <w:r w:rsidR="00060179" w:rsidRPr="00E27D6C">
        <w:rPr>
          <w:rFonts w:ascii="Times New Roman" w:hAnsi="Times New Roman" w:cs="Times New Roman"/>
          <w:rPrChange w:id="1138" w:author="Wangjingyi Liao" w:date="2025-06-03T21:53:00Z" w16du:dateUtc="2025-06-03T20:53:00Z">
            <w:rPr/>
          </w:rPrChange>
        </w:rPr>
        <w:t>ASD (0</w:t>
      </w:r>
      <w:r w:rsidR="002D049F" w:rsidRPr="00E27D6C">
        <w:rPr>
          <w:rFonts w:ascii="Times New Roman" w:hAnsi="Times New Roman" w:cs="Times New Roman"/>
          <w:rPrChange w:id="1139" w:author="Wangjingyi Liao" w:date="2025-06-03T21:53:00Z" w16du:dateUtc="2025-06-03T20:53:00Z">
            <w:rPr/>
          </w:rPrChange>
        </w:rPr>
        <w:t xml:space="preserve">.19 vs. </w:t>
      </w:r>
      <w:r w:rsidR="00815299" w:rsidRPr="00E27D6C">
        <w:rPr>
          <w:rFonts w:ascii="Times New Roman" w:hAnsi="Times New Roman" w:cs="Times New Roman"/>
          <w:rPrChange w:id="1140" w:author="Wangjingyi Liao" w:date="2025-06-03T21:53:00Z" w16du:dateUtc="2025-06-03T20:53:00Z">
            <w:rPr/>
          </w:rPrChange>
        </w:rPr>
        <w:t>-0.002</w:t>
      </w:r>
      <w:r w:rsidR="00060179" w:rsidRPr="00E27D6C">
        <w:rPr>
          <w:rFonts w:ascii="Times New Roman" w:hAnsi="Times New Roman" w:cs="Times New Roman"/>
          <w:rPrChange w:id="1141" w:author="Wangjingyi Liao" w:date="2025-06-03T21:53:00Z" w16du:dateUtc="2025-06-03T20:53:00Z">
            <w:rPr/>
          </w:rPrChange>
        </w:rPr>
        <w:t xml:space="preserve">) </w:t>
      </w:r>
      <w:r w:rsidRPr="00E27D6C">
        <w:rPr>
          <w:rFonts w:ascii="Times New Roman" w:hAnsi="Times New Roman" w:cs="Times New Roman"/>
          <w:rPrChange w:id="1142" w:author="Wangjingyi Liao" w:date="2025-06-03T21:53:00Z" w16du:dateUtc="2025-06-03T20:53:00Z">
            <w:rPr/>
          </w:rPrChange>
        </w:rPr>
        <w:t xml:space="preserve">and </w:t>
      </w:r>
      <w:r w:rsidR="002B5014" w:rsidRPr="00E27D6C">
        <w:rPr>
          <w:rFonts w:ascii="Times New Roman" w:hAnsi="Times New Roman" w:cs="Times New Roman"/>
          <w:rPrChange w:id="1143" w:author="Wangjingyi Liao" w:date="2025-06-03T21:53:00Z" w16du:dateUtc="2025-06-03T20:53:00Z">
            <w:rPr/>
          </w:rPrChange>
        </w:rPr>
        <w:t>ALCH</w:t>
      </w:r>
      <w:r w:rsidRPr="00E27D6C">
        <w:rPr>
          <w:rFonts w:ascii="Times New Roman" w:hAnsi="Times New Roman" w:cs="Times New Roman"/>
          <w:rPrChange w:id="1144" w:author="Wangjingyi Liao" w:date="2025-06-03T21:53:00Z" w16du:dateUtc="2025-06-03T20:53:00Z">
            <w:rPr/>
          </w:rPrChange>
        </w:rPr>
        <w:t xml:space="preserve"> (0.</w:t>
      </w:r>
      <w:r w:rsidR="002B5014" w:rsidRPr="00E27D6C">
        <w:rPr>
          <w:rFonts w:ascii="Times New Roman" w:hAnsi="Times New Roman" w:cs="Times New Roman"/>
          <w:rPrChange w:id="1145" w:author="Wangjingyi Liao" w:date="2025-06-03T21:53:00Z" w16du:dateUtc="2025-06-03T20:53:00Z">
            <w:rPr/>
          </w:rPrChange>
        </w:rPr>
        <w:t>2</w:t>
      </w:r>
      <w:r w:rsidR="00E90407" w:rsidRPr="00E27D6C">
        <w:rPr>
          <w:rFonts w:ascii="Times New Roman" w:hAnsi="Times New Roman" w:cs="Times New Roman"/>
          <w:rPrChange w:id="1146" w:author="Wangjingyi Liao" w:date="2025-06-03T21:53:00Z" w16du:dateUtc="2025-06-03T20:53:00Z">
            <w:rPr/>
          </w:rPrChange>
        </w:rPr>
        <w:t>9</w:t>
      </w:r>
      <w:r w:rsidRPr="00E27D6C">
        <w:rPr>
          <w:rFonts w:ascii="Times New Roman" w:hAnsi="Times New Roman" w:cs="Times New Roman"/>
          <w:rPrChange w:id="1147" w:author="Wangjingyi Liao" w:date="2025-06-03T21:53:00Z" w16du:dateUtc="2025-06-03T20:53:00Z">
            <w:rPr/>
          </w:rPrChange>
        </w:rPr>
        <w:t xml:space="preserve"> vs. </w:t>
      </w:r>
      <w:r w:rsidR="002B5014" w:rsidRPr="00E27D6C">
        <w:rPr>
          <w:rFonts w:ascii="Times New Roman" w:hAnsi="Times New Roman" w:cs="Times New Roman"/>
          <w:rPrChange w:id="1148" w:author="Wangjingyi Liao" w:date="2025-06-03T21:53:00Z" w16du:dateUtc="2025-06-03T20:53:00Z">
            <w:rPr/>
          </w:rPrChange>
        </w:rPr>
        <w:t>0.04</w:t>
      </w:r>
      <w:r w:rsidRPr="00E27D6C">
        <w:rPr>
          <w:rFonts w:ascii="Times New Roman" w:hAnsi="Times New Roman" w:cs="Times New Roman"/>
          <w:rPrChange w:id="1149" w:author="Wangjingyi Liao" w:date="2025-06-03T21:53:00Z" w16du:dateUtc="2025-06-03T20:53:00Z">
            <w:rPr/>
          </w:rPrChange>
        </w:rPr>
        <w:t>). A similar pattern of results was observed for several external traits that often co-occur with most psychiatric disorders, such as subjective wellbeing, loneliness, tiredness and insomnia.</w:t>
      </w:r>
      <w:r w:rsidR="00E27D6C" w:rsidRPr="00E27D6C">
        <w:rPr>
          <w:rFonts w:ascii="Times New Roman" w:hAnsi="Times New Roman" w:cs="Times New Roman"/>
          <w:lang w:eastAsia="zh-CN"/>
          <w:rPrChange w:id="1150" w:author="Wangjingyi Liao" w:date="2025-06-03T21:53:00Z" w16du:dateUtc="2025-06-03T20:53:00Z">
            <w:rPr>
              <w:rFonts w:hint="eastAsia"/>
              <w:lang w:eastAsia="zh-CN"/>
            </w:rPr>
          </w:rPrChange>
        </w:rPr>
        <w:t xml:space="preserve"> </w:t>
      </w:r>
      <w:r w:rsidRPr="00E27D6C">
        <w:rPr>
          <w:rFonts w:ascii="Times New Roman" w:hAnsi="Times New Roman" w:cs="Times New Roman"/>
          <w:rPrChange w:id="1151" w:author="Wangjingyi Liao" w:date="2025-06-03T21:53:00Z" w16du:dateUtc="2025-06-03T20:53:00Z">
            <w:rPr/>
          </w:rPrChange>
        </w:rPr>
        <w:t>Supplementary Figures 2</w:t>
      </w:r>
      <w:r w:rsidR="00B16139" w:rsidRPr="00E27D6C">
        <w:rPr>
          <w:rFonts w:ascii="Times New Roman" w:hAnsi="Times New Roman" w:cs="Times New Roman"/>
          <w:rPrChange w:id="1152" w:author="Wangjingyi Liao" w:date="2025-06-03T21:53:00Z" w16du:dateUtc="2025-06-03T20:53:00Z">
            <w:rPr/>
          </w:rPrChange>
        </w:rPr>
        <w:t>6</w:t>
      </w:r>
      <w:r w:rsidRPr="00E27D6C">
        <w:rPr>
          <w:rFonts w:ascii="Times New Roman" w:hAnsi="Times New Roman" w:cs="Times New Roman"/>
          <w:rPrChange w:id="1153" w:author="Wangjingyi Liao" w:date="2025-06-03T21:53:00Z" w16du:dateUtc="2025-06-03T20:53:00Z">
            <w:rPr/>
          </w:rPrChange>
        </w:rPr>
        <w:t>-2</w:t>
      </w:r>
      <w:r w:rsidR="00B16139" w:rsidRPr="00E27D6C">
        <w:rPr>
          <w:rFonts w:ascii="Times New Roman" w:hAnsi="Times New Roman" w:cs="Times New Roman"/>
          <w:rPrChange w:id="1154" w:author="Wangjingyi Liao" w:date="2025-06-03T21:53:00Z" w16du:dateUtc="2025-06-03T20:53:00Z">
            <w:rPr/>
          </w:rPrChange>
        </w:rPr>
        <w:t>7</w:t>
      </w:r>
      <w:r w:rsidRPr="00E27D6C">
        <w:rPr>
          <w:rFonts w:ascii="Times New Roman" w:hAnsi="Times New Roman" w:cs="Times New Roman"/>
          <w:rPrChange w:id="1155" w:author="Wangjingyi Liao" w:date="2025-06-03T21:53:00Z" w16du:dateUtc="2025-06-03T20:53:00Z">
            <w:rPr/>
          </w:rPrChange>
        </w:rPr>
        <w:t xml:space="preserve"> and Supplementary Table </w:t>
      </w:r>
      <w:r w:rsidR="005279DC" w:rsidRPr="00E27D6C">
        <w:rPr>
          <w:rFonts w:ascii="Times New Roman" w:hAnsi="Times New Roman" w:cs="Times New Roman"/>
          <w:lang w:eastAsia="zh-CN"/>
          <w:rPrChange w:id="1156" w:author="Wangjingyi Liao" w:date="2025-06-03T21:53:00Z" w16du:dateUtc="2025-06-03T20:53:00Z">
            <w:rPr>
              <w:rFonts w:hint="eastAsia"/>
              <w:lang w:eastAsia="zh-CN"/>
            </w:rPr>
          </w:rPrChange>
        </w:rPr>
        <w:t>50</w:t>
      </w:r>
      <w:r w:rsidRPr="00E27D6C">
        <w:rPr>
          <w:rFonts w:ascii="Times New Roman" w:hAnsi="Times New Roman" w:cs="Times New Roman"/>
          <w:rPrChange w:id="1157" w:author="Wangjingyi Liao" w:date="2025-06-03T21:53:00Z" w16du:dateUtc="2025-06-03T20:53:00Z">
            <w:rPr/>
          </w:rPrChange>
        </w:rPr>
        <w:t xml:space="preserve"> present the genetic correlations between psychiatric disorders and all socio-demographic, anthropometric, health-related and psychological traits. </w:t>
      </w:r>
    </w:p>
    <w:p w14:paraId="63E69004" w14:textId="77777777" w:rsidR="00D90461" w:rsidRPr="00E27D6C" w:rsidRDefault="00D90461" w:rsidP="00E27D6C">
      <w:pPr>
        <w:spacing w:line="360" w:lineRule="auto"/>
        <w:rPr>
          <w:rFonts w:ascii="Times New Roman" w:hAnsi="Times New Roman" w:cs="Times New Roman"/>
          <w:rPrChange w:id="1158" w:author="Wangjingyi Liao" w:date="2025-06-03T21:53:00Z" w16du:dateUtc="2025-06-03T20:53:00Z">
            <w:rPr/>
          </w:rPrChange>
        </w:rPr>
        <w:pPrChange w:id="1159" w:author="Wangjingyi Liao" w:date="2025-06-03T21:53:00Z" w16du:dateUtc="2025-06-03T20:53:00Z">
          <w:pPr/>
        </w:pPrChange>
      </w:pPr>
    </w:p>
    <w:p w14:paraId="1F2FE6A9" w14:textId="78B6B366" w:rsidR="00D90461" w:rsidRPr="00E27D6C" w:rsidRDefault="00D90461" w:rsidP="00E27D6C">
      <w:pPr>
        <w:spacing w:line="360" w:lineRule="auto"/>
        <w:rPr>
          <w:rFonts w:ascii="Times New Roman" w:hAnsi="Times New Roman" w:cs="Times New Roman"/>
          <w:rPrChange w:id="1160" w:author="Wangjingyi Liao" w:date="2025-06-03T21:53:00Z" w16du:dateUtc="2025-06-03T20:53:00Z">
            <w:rPr/>
          </w:rPrChange>
        </w:rPr>
        <w:pPrChange w:id="1161" w:author="Wangjingyi Liao" w:date="2025-06-03T21:53:00Z" w16du:dateUtc="2025-06-03T20:53:00Z">
          <w:pPr/>
        </w:pPrChange>
      </w:pPr>
      <w:r w:rsidRPr="00E27D6C">
        <w:rPr>
          <w:rFonts w:ascii="Times New Roman" w:hAnsi="Times New Roman" w:cs="Times New Roman"/>
          <w:rPrChange w:id="1162" w:author="Wangjingyi Liao" w:date="2025-06-03T21:53:00Z" w16du:dateUtc="2025-06-03T20:53:00Z">
            <w:rPr/>
          </w:rPrChange>
        </w:rPr>
        <w:t xml:space="preserve">As shown in Figure 4, similar results emerged for health-related traits. Genetic correlations between disorders corrected for p were generally lower than those uncorrected for p, often significantly lower. For example, self-reported poor health showed significant reductions for most disorders (ADHD, ALCH, ANX, BIP, MDD, SCZ); </w:t>
      </w:r>
      <w:r w:rsidR="00D84428" w:rsidRPr="00E27D6C">
        <w:rPr>
          <w:rFonts w:ascii="Times New Roman" w:hAnsi="Times New Roman" w:cs="Times New Roman"/>
          <w:rPrChange w:id="1163" w:author="Wangjingyi Liao" w:date="2025-06-03T21:53:00Z" w16du:dateUtc="2025-06-03T20:53:00Z">
            <w:rPr/>
          </w:rPrChange>
        </w:rPr>
        <w:t xml:space="preserve">number of sexual partners showed significant reductions for four disorders (ADHD, ALCH, BIP, SCZ); and </w:t>
      </w:r>
      <w:r w:rsidR="00DE1D69" w:rsidRPr="00E27D6C">
        <w:rPr>
          <w:rFonts w:ascii="Times New Roman" w:hAnsi="Times New Roman" w:cs="Times New Roman"/>
          <w:rPrChange w:id="1164" w:author="Wangjingyi Liao" w:date="2025-06-03T21:53:00Z" w16du:dateUtc="2025-06-03T20:53:00Z">
            <w:rPr/>
          </w:rPrChange>
        </w:rPr>
        <w:t>cigarette per day</w:t>
      </w:r>
      <w:r w:rsidRPr="00E27D6C">
        <w:rPr>
          <w:rFonts w:ascii="Times New Roman" w:hAnsi="Times New Roman" w:cs="Times New Roman"/>
          <w:rPrChange w:id="1165" w:author="Wangjingyi Liao" w:date="2025-06-03T21:53:00Z" w16du:dateUtc="2025-06-03T20:53:00Z">
            <w:rPr/>
          </w:rPrChange>
        </w:rPr>
        <w:t xml:space="preserve"> yielded significant reductions for </w:t>
      </w:r>
      <w:r w:rsidR="0C2349C2" w:rsidRPr="00E27D6C">
        <w:rPr>
          <w:rFonts w:ascii="Times New Roman" w:hAnsi="Times New Roman" w:cs="Times New Roman"/>
          <w:rPrChange w:id="1166" w:author="Wangjingyi Liao" w:date="2025-06-03T21:53:00Z" w16du:dateUtc="2025-06-03T20:53:00Z">
            <w:rPr/>
          </w:rPrChange>
        </w:rPr>
        <w:t>three</w:t>
      </w:r>
      <w:r w:rsidRPr="00E27D6C">
        <w:rPr>
          <w:rFonts w:ascii="Times New Roman" w:hAnsi="Times New Roman" w:cs="Times New Roman"/>
          <w:rPrChange w:id="1167" w:author="Wangjingyi Liao" w:date="2025-06-03T21:53:00Z" w16du:dateUtc="2025-06-03T20:53:00Z">
            <w:rPr/>
          </w:rPrChange>
        </w:rPr>
        <w:t xml:space="preserve"> disorders (</w:t>
      </w:r>
      <w:r w:rsidR="0020284C" w:rsidRPr="00E27D6C">
        <w:rPr>
          <w:rFonts w:ascii="Times New Roman" w:hAnsi="Times New Roman" w:cs="Times New Roman"/>
          <w:rPrChange w:id="1168" w:author="Wangjingyi Liao" w:date="2025-06-03T21:53:00Z" w16du:dateUtc="2025-06-03T20:53:00Z">
            <w:rPr/>
          </w:rPrChange>
        </w:rPr>
        <w:t>ALCH</w:t>
      </w:r>
      <w:r w:rsidRPr="00E27D6C">
        <w:rPr>
          <w:rFonts w:ascii="Times New Roman" w:hAnsi="Times New Roman" w:cs="Times New Roman"/>
          <w:rPrChange w:id="1169" w:author="Wangjingyi Liao" w:date="2025-06-03T21:53:00Z" w16du:dateUtc="2025-06-03T20:53:00Z">
            <w:rPr/>
          </w:rPrChange>
        </w:rPr>
        <w:t xml:space="preserve">, </w:t>
      </w:r>
      <w:r w:rsidR="00C25038" w:rsidRPr="00E27D6C">
        <w:rPr>
          <w:rFonts w:ascii="Times New Roman" w:hAnsi="Times New Roman" w:cs="Times New Roman"/>
          <w:rPrChange w:id="1170" w:author="Wangjingyi Liao" w:date="2025-06-03T21:53:00Z" w16du:dateUtc="2025-06-03T20:53:00Z">
            <w:rPr/>
          </w:rPrChange>
        </w:rPr>
        <w:t xml:space="preserve">ANX, </w:t>
      </w:r>
      <w:r w:rsidRPr="00E27D6C">
        <w:rPr>
          <w:rFonts w:ascii="Times New Roman" w:hAnsi="Times New Roman" w:cs="Times New Roman"/>
          <w:rPrChange w:id="1171" w:author="Wangjingyi Liao" w:date="2025-06-03T21:53:00Z" w16du:dateUtc="2025-06-03T20:53:00Z">
            <w:rPr/>
          </w:rPrChange>
        </w:rPr>
        <w:t>MD</w:t>
      </w:r>
      <w:r w:rsidR="000D6EDE" w:rsidRPr="00E27D6C">
        <w:rPr>
          <w:rFonts w:ascii="Times New Roman" w:hAnsi="Times New Roman" w:cs="Times New Roman"/>
          <w:rPrChange w:id="1172" w:author="Wangjingyi Liao" w:date="2025-06-03T21:53:00Z" w16du:dateUtc="2025-06-03T20:53:00Z">
            <w:rPr/>
          </w:rPrChange>
        </w:rPr>
        <w:t>D</w:t>
      </w:r>
      <w:r w:rsidR="00D84428" w:rsidRPr="00E27D6C">
        <w:rPr>
          <w:rFonts w:ascii="Times New Roman" w:hAnsi="Times New Roman" w:cs="Times New Roman"/>
          <w:rPrChange w:id="1173" w:author="Wangjingyi Liao" w:date="2025-06-03T21:53:00Z" w16du:dateUtc="2025-06-03T20:53:00Z">
            <w:rPr/>
          </w:rPrChange>
        </w:rPr>
        <w:t xml:space="preserve">; see Supplementary Table </w:t>
      </w:r>
      <w:r w:rsidR="005279DC" w:rsidRPr="00E27D6C">
        <w:rPr>
          <w:rFonts w:ascii="Times New Roman" w:hAnsi="Times New Roman" w:cs="Times New Roman"/>
          <w:lang w:eastAsia="zh-CN"/>
          <w:rPrChange w:id="1174" w:author="Wangjingyi Liao" w:date="2025-06-03T21:53:00Z" w16du:dateUtc="2025-06-03T20:53:00Z">
            <w:rPr>
              <w:rFonts w:hint="eastAsia"/>
              <w:lang w:eastAsia="zh-CN"/>
            </w:rPr>
          </w:rPrChange>
        </w:rPr>
        <w:t>50</w:t>
      </w:r>
      <w:r w:rsidRPr="00E27D6C">
        <w:rPr>
          <w:rFonts w:ascii="Times New Roman" w:hAnsi="Times New Roman" w:cs="Times New Roman"/>
          <w:rPrChange w:id="1175" w:author="Wangjingyi Liao" w:date="2025-06-03T21:53:00Z" w16du:dateUtc="2025-06-03T20:53:00Z">
            <w:rPr/>
          </w:rPrChange>
        </w:rPr>
        <w:t>)</w:t>
      </w:r>
      <w:r w:rsidR="002458D2" w:rsidRPr="00E27D6C">
        <w:rPr>
          <w:rFonts w:ascii="Times New Roman" w:hAnsi="Times New Roman" w:cs="Times New Roman"/>
          <w:rPrChange w:id="1176" w:author="Wangjingyi Liao" w:date="2025-06-03T21:53:00Z" w16du:dateUtc="2025-06-03T20:53:00Z">
            <w:rPr/>
          </w:rPrChange>
        </w:rPr>
        <w:t>.</w:t>
      </w:r>
      <w:r w:rsidRPr="00E27D6C">
        <w:rPr>
          <w:rFonts w:ascii="Times New Roman" w:hAnsi="Times New Roman" w:cs="Times New Roman"/>
          <w:rPrChange w:id="1177" w:author="Wangjingyi Liao" w:date="2025-06-03T21:53:00Z" w16du:dateUtc="2025-06-03T20:53:00Z">
            <w:rPr/>
          </w:rPrChange>
        </w:rPr>
        <w:t xml:space="preserve"> </w:t>
      </w:r>
    </w:p>
    <w:p w14:paraId="0BB0A8E1" w14:textId="77777777" w:rsidR="00D90461" w:rsidRPr="00E27D6C" w:rsidRDefault="00D90461" w:rsidP="00E27D6C">
      <w:pPr>
        <w:spacing w:line="360" w:lineRule="auto"/>
        <w:rPr>
          <w:rFonts w:ascii="Times New Roman" w:hAnsi="Times New Roman" w:cs="Times New Roman"/>
          <w:rPrChange w:id="1178" w:author="Wangjingyi Liao" w:date="2025-06-03T21:53:00Z" w16du:dateUtc="2025-06-03T20:53:00Z">
            <w:rPr/>
          </w:rPrChange>
        </w:rPr>
        <w:pPrChange w:id="1179" w:author="Wangjingyi Liao" w:date="2025-06-03T21:53:00Z" w16du:dateUtc="2025-06-03T20:53:00Z">
          <w:pPr/>
        </w:pPrChange>
      </w:pPr>
    </w:p>
    <w:p w14:paraId="134B7E28" w14:textId="6C949E1D" w:rsidR="00D90461" w:rsidRPr="00E27D6C" w:rsidRDefault="00D90461" w:rsidP="00E27D6C">
      <w:pPr>
        <w:spacing w:line="360" w:lineRule="auto"/>
        <w:rPr>
          <w:rFonts w:ascii="Times New Roman" w:hAnsi="Times New Roman" w:cs="Times New Roman"/>
          <w:rPrChange w:id="1180" w:author="Wangjingyi Liao" w:date="2025-06-03T21:53:00Z" w16du:dateUtc="2025-06-03T20:53:00Z">
            <w:rPr/>
          </w:rPrChange>
        </w:rPr>
        <w:pPrChange w:id="1181" w:author="Wangjingyi Liao" w:date="2025-06-03T21:53:00Z" w16du:dateUtc="2025-06-03T20:53:00Z">
          <w:pPr/>
        </w:pPrChange>
      </w:pPr>
      <w:r w:rsidRPr="00E27D6C">
        <w:rPr>
          <w:rFonts w:ascii="Times New Roman" w:hAnsi="Times New Roman" w:cs="Times New Roman"/>
          <w:rPrChange w:id="1182" w:author="Wangjingyi Liao" w:date="2025-06-03T21:53:00Z" w16du:dateUtc="2025-06-03T20:53:00Z">
            <w:rPr/>
          </w:rPrChange>
        </w:rPr>
        <w:t>Though most of the changes in correlations were reductions, there were some exceptions. For example, after accounting for p, the genetic correlation between BIP</w:t>
      </w:r>
      <w:r w:rsidR="00B7246E" w:rsidRPr="00E27D6C">
        <w:rPr>
          <w:rFonts w:ascii="Times New Roman" w:hAnsi="Times New Roman" w:cs="Times New Roman"/>
          <w:rPrChange w:id="1183" w:author="Wangjingyi Liao" w:date="2025-06-03T21:53:00Z" w16du:dateUtc="2025-06-03T20:53:00Z">
            <w:rPr/>
          </w:rPrChange>
        </w:rPr>
        <w:t xml:space="preserve"> and SCZ</w:t>
      </w:r>
      <w:r w:rsidRPr="00E27D6C">
        <w:rPr>
          <w:rFonts w:ascii="Times New Roman" w:hAnsi="Times New Roman" w:cs="Times New Roman"/>
          <w:rPrChange w:id="1184" w:author="Wangjingyi Liao" w:date="2025-06-03T21:53:00Z" w16du:dateUtc="2025-06-03T20:53:00Z">
            <w:rPr/>
          </w:rPrChange>
        </w:rPr>
        <w:t xml:space="preserve"> and educational attainment increased significantly. Other genetic correlations reversed after accounting for p. For example, the genetic correlation between BIP and loneliness changed from </w:t>
      </w:r>
      <w:proofErr w:type="spellStart"/>
      <w:r w:rsidRPr="00E27D6C">
        <w:rPr>
          <w:rFonts w:ascii="Times New Roman" w:hAnsi="Times New Roman" w:cs="Times New Roman"/>
          <w:rPrChange w:id="1185" w:author="Wangjingyi Liao" w:date="2025-06-03T21:53:00Z" w16du:dateUtc="2025-06-03T20:53:00Z">
            <w:rPr/>
          </w:rPrChange>
        </w:rPr>
        <w:t>r</w:t>
      </w:r>
      <w:r w:rsidRPr="00E27D6C">
        <w:rPr>
          <w:rFonts w:ascii="Times New Roman" w:hAnsi="Times New Roman" w:cs="Times New Roman"/>
          <w:vertAlign w:val="subscript"/>
          <w:rPrChange w:id="1186" w:author="Wangjingyi Liao" w:date="2025-06-03T21:53:00Z" w16du:dateUtc="2025-06-03T20:53:00Z">
            <w:rPr>
              <w:vertAlign w:val="subscript"/>
            </w:rPr>
          </w:rPrChange>
        </w:rPr>
        <w:t>G</w:t>
      </w:r>
      <w:proofErr w:type="spellEnd"/>
      <w:r w:rsidRPr="00E27D6C">
        <w:rPr>
          <w:rFonts w:ascii="Times New Roman" w:hAnsi="Times New Roman" w:cs="Times New Roman"/>
          <w:rPrChange w:id="1187" w:author="Wangjingyi Liao" w:date="2025-06-03T21:53:00Z" w16du:dateUtc="2025-06-03T20:53:00Z">
            <w:rPr/>
          </w:rPrChange>
        </w:rPr>
        <w:t xml:space="preserve"> = 0.11 before accounting for p to </w:t>
      </w:r>
      <w:proofErr w:type="spellStart"/>
      <w:r w:rsidRPr="00E27D6C">
        <w:rPr>
          <w:rFonts w:ascii="Times New Roman" w:hAnsi="Times New Roman" w:cs="Times New Roman"/>
          <w:rPrChange w:id="1188" w:author="Wangjingyi Liao" w:date="2025-06-03T21:53:00Z" w16du:dateUtc="2025-06-03T20:53:00Z">
            <w:rPr/>
          </w:rPrChange>
        </w:rPr>
        <w:t>r</w:t>
      </w:r>
      <w:r w:rsidRPr="00E27D6C">
        <w:rPr>
          <w:rFonts w:ascii="Times New Roman" w:hAnsi="Times New Roman" w:cs="Times New Roman"/>
          <w:vertAlign w:val="subscript"/>
          <w:rPrChange w:id="1189" w:author="Wangjingyi Liao" w:date="2025-06-03T21:53:00Z" w16du:dateUtc="2025-06-03T20:53:00Z">
            <w:rPr>
              <w:vertAlign w:val="subscript"/>
            </w:rPr>
          </w:rPrChange>
        </w:rPr>
        <w:t>G</w:t>
      </w:r>
      <w:proofErr w:type="spellEnd"/>
      <w:r w:rsidRPr="00E27D6C">
        <w:rPr>
          <w:rFonts w:ascii="Times New Roman" w:hAnsi="Times New Roman" w:cs="Times New Roman"/>
          <w:rPrChange w:id="1190" w:author="Wangjingyi Liao" w:date="2025-06-03T21:53:00Z" w16du:dateUtc="2025-06-03T20:53:00Z">
            <w:rPr/>
          </w:rPrChange>
        </w:rPr>
        <w:t xml:space="preserve"> = -0.26 after removing transdiagnostic effects, a similar change was also observed for the genetic correlations between BIP and Back Pain (from 0.08 to -0.15) and MDD and several cognitive traits (</w:t>
      </w:r>
      <w:r w:rsidR="00373D3B" w:rsidRPr="00E27D6C">
        <w:rPr>
          <w:rFonts w:ascii="Times New Roman" w:hAnsi="Times New Roman" w:cs="Times New Roman"/>
          <w:rPrChange w:id="1191" w:author="Wangjingyi Liao" w:date="2025-06-03T21:53:00Z" w16du:dateUtc="2025-06-03T20:53:00Z">
            <w:rPr/>
          </w:rPrChange>
        </w:rPr>
        <w:t xml:space="preserve">cognitive performance </w:t>
      </w:r>
      <w:r w:rsidRPr="00E27D6C">
        <w:rPr>
          <w:rFonts w:ascii="Times New Roman" w:hAnsi="Times New Roman" w:cs="Times New Roman"/>
          <w:rPrChange w:id="1192" w:author="Wangjingyi Liao" w:date="2025-06-03T21:53:00Z" w16du:dateUtc="2025-06-03T20:53:00Z">
            <w:rPr/>
          </w:rPrChange>
        </w:rPr>
        <w:t xml:space="preserve">(from -0.10 to 0.18), </w:t>
      </w:r>
      <w:r w:rsidR="00373D3B" w:rsidRPr="00E27D6C">
        <w:rPr>
          <w:rFonts w:ascii="Times New Roman" w:hAnsi="Times New Roman" w:cs="Times New Roman"/>
          <w:rPrChange w:id="1193" w:author="Wangjingyi Liao" w:date="2025-06-03T21:53:00Z" w16du:dateUtc="2025-06-03T20:53:00Z">
            <w:rPr/>
          </w:rPrChange>
        </w:rPr>
        <w:t xml:space="preserve">executive functions </w:t>
      </w:r>
      <w:r w:rsidRPr="00E27D6C">
        <w:rPr>
          <w:rFonts w:ascii="Times New Roman" w:hAnsi="Times New Roman" w:cs="Times New Roman"/>
          <w:rPrChange w:id="1194" w:author="Wangjingyi Liao" w:date="2025-06-03T21:53:00Z" w16du:dateUtc="2025-06-03T20:53:00Z">
            <w:rPr/>
          </w:rPrChange>
        </w:rPr>
        <w:t>(from -0.18 to 0.3</w:t>
      </w:r>
      <w:r w:rsidR="7040EB14" w:rsidRPr="00E27D6C">
        <w:rPr>
          <w:rFonts w:ascii="Times New Roman" w:hAnsi="Times New Roman" w:cs="Times New Roman"/>
          <w:rPrChange w:id="1195" w:author="Wangjingyi Liao" w:date="2025-06-03T21:53:00Z" w16du:dateUtc="2025-06-03T20:53:00Z">
            <w:rPr/>
          </w:rPrChange>
        </w:rPr>
        <w:t>1</w:t>
      </w:r>
      <w:r w:rsidRPr="00E27D6C">
        <w:rPr>
          <w:rFonts w:ascii="Times New Roman" w:hAnsi="Times New Roman" w:cs="Times New Roman"/>
          <w:rPrChange w:id="1196" w:author="Wangjingyi Liao" w:date="2025-06-03T21:53:00Z" w16du:dateUtc="2025-06-03T20:53:00Z">
            <w:rPr/>
          </w:rPrChange>
        </w:rPr>
        <w:t xml:space="preserve">) and </w:t>
      </w:r>
      <w:r w:rsidR="00373D3B" w:rsidRPr="00E27D6C">
        <w:rPr>
          <w:rFonts w:ascii="Times New Roman" w:hAnsi="Times New Roman" w:cs="Times New Roman"/>
          <w:rPrChange w:id="1197" w:author="Wangjingyi Liao" w:date="2025-06-03T21:53:00Z" w16du:dateUtc="2025-06-03T20:53:00Z">
            <w:rPr/>
          </w:rPrChange>
        </w:rPr>
        <w:t xml:space="preserve">noncognitive skills </w:t>
      </w:r>
      <w:r w:rsidRPr="00E27D6C">
        <w:rPr>
          <w:rFonts w:ascii="Times New Roman" w:hAnsi="Times New Roman" w:cs="Times New Roman"/>
          <w:rPrChange w:id="1198" w:author="Wangjingyi Liao" w:date="2025-06-03T21:53:00Z" w16du:dateUtc="2025-06-03T20:53:00Z">
            <w:rPr/>
          </w:rPrChange>
        </w:rPr>
        <w:t xml:space="preserve">(from -0.09 to 0.22) and risk-taking behaviours (e.g., the correlation between MDD and </w:t>
      </w:r>
      <w:r w:rsidR="00373D3B" w:rsidRPr="00E27D6C">
        <w:rPr>
          <w:rFonts w:ascii="Times New Roman" w:hAnsi="Times New Roman" w:cs="Times New Roman"/>
          <w:rPrChange w:id="1199" w:author="Wangjingyi Liao" w:date="2025-06-03T21:53:00Z" w16du:dateUtc="2025-06-03T20:53:00Z">
            <w:rPr/>
          </w:rPrChange>
        </w:rPr>
        <w:t xml:space="preserve">risk tolerance </w:t>
      </w:r>
      <w:r w:rsidRPr="00E27D6C">
        <w:rPr>
          <w:rFonts w:ascii="Times New Roman" w:hAnsi="Times New Roman" w:cs="Times New Roman"/>
          <w:rPrChange w:id="1200" w:author="Wangjingyi Liao" w:date="2025-06-03T21:53:00Z" w16du:dateUtc="2025-06-03T20:53:00Z">
            <w:rPr/>
          </w:rPrChange>
        </w:rPr>
        <w:lastRenderedPageBreak/>
        <w:t xml:space="preserve">changed from 0.14 to -0.29). </w:t>
      </w:r>
      <w:r w:rsidRPr="00E27D6C">
        <w:rPr>
          <w:rFonts w:ascii="Times New Roman" w:hAnsi="Times New Roman" w:cs="Times New Roman"/>
          <w:noProof/>
          <w:rPrChange w:id="1201" w:author="Wangjingyi Liao" w:date="2025-06-03T21:53:00Z" w16du:dateUtc="2025-06-03T20:53:00Z">
            <w:rPr>
              <w:rFonts w:cstheme="minorHAnsi"/>
              <w:noProof/>
            </w:rPr>
          </w:rPrChange>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3636600">
              <v:shapetype id="_x0000_t75" coordsize="21600,21600" filled="f" stroked="f" o:spt="75" o:preferrelative="t" path="m@4@5l@4@11@9@11@9@5xe" w14:anchorId="721EC47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83.3pt;margin-top:182.3pt;width:1.05pt;height:1.05pt;z-index:251661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">
                <v:imagedata o:title="" r:id="rId19"/>
              </v:shape>
            </w:pict>
          </mc:Fallback>
        </mc:AlternateContent>
      </w:r>
      <w:r w:rsidRPr="00E27D6C">
        <w:rPr>
          <w:rFonts w:ascii="Times New Roman" w:hAnsi="Times New Roman" w:cs="Times New Roman"/>
          <w:rPrChange w:id="1202" w:author="Wangjingyi Liao" w:date="2025-06-03T21:53:00Z" w16du:dateUtc="2025-06-03T20:53:00Z">
            <w:rPr/>
          </w:rPrChange>
        </w:rPr>
        <w:t xml:space="preserve">Significant changes were also observed for the genetic correlations between ANX and </w:t>
      </w:r>
      <w:r w:rsidR="00373D3B" w:rsidRPr="00E27D6C">
        <w:rPr>
          <w:rFonts w:ascii="Times New Roman" w:hAnsi="Times New Roman" w:cs="Times New Roman"/>
          <w:rPrChange w:id="1203" w:author="Wangjingyi Liao" w:date="2025-06-03T21:53:00Z" w16du:dateUtc="2025-06-03T20:53:00Z">
            <w:rPr/>
          </w:rPrChange>
        </w:rPr>
        <w:t>risk</w:t>
      </w:r>
      <w:r w:rsidRPr="00E27D6C">
        <w:rPr>
          <w:rFonts w:ascii="Times New Roman" w:hAnsi="Times New Roman" w:cs="Times New Roman"/>
          <w:rPrChange w:id="1204" w:author="Wangjingyi Liao" w:date="2025-06-03T21:53:00Z" w16du:dateUtc="2025-06-03T20:53:00Z">
            <w:rPr/>
          </w:rPrChange>
        </w:rPr>
        <w:t>-</w:t>
      </w:r>
      <w:r w:rsidR="00373D3B" w:rsidRPr="00E27D6C">
        <w:rPr>
          <w:rFonts w:ascii="Times New Roman" w:hAnsi="Times New Roman" w:cs="Times New Roman"/>
          <w:rPrChange w:id="1205" w:author="Wangjingyi Liao" w:date="2025-06-03T21:53:00Z" w16du:dateUtc="2025-06-03T20:53:00Z">
            <w:rPr/>
          </w:rPrChange>
        </w:rPr>
        <w:t xml:space="preserve">taking behaviour </w:t>
      </w:r>
      <w:r w:rsidRPr="00E27D6C">
        <w:rPr>
          <w:rFonts w:ascii="Times New Roman" w:hAnsi="Times New Roman" w:cs="Times New Roman"/>
          <w:rPrChange w:id="1206" w:author="Wangjingyi Liao" w:date="2025-06-03T21:53:00Z" w16du:dateUtc="2025-06-03T20:53:00Z">
            <w:rPr/>
          </w:rPrChange>
        </w:rPr>
        <w:t xml:space="preserve">(from 0.14 to -0.26), ANX and </w:t>
      </w:r>
      <w:r w:rsidR="00373D3B" w:rsidRPr="00E27D6C">
        <w:rPr>
          <w:rFonts w:ascii="Times New Roman" w:hAnsi="Times New Roman" w:cs="Times New Roman"/>
          <w:rPrChange w:id="1207" w:author="Wangjingyi Liao" w:date="2025-06-03T21:53:00Z" w16du:dateUtc="2025-06-03T20:53:00Z">
            <w:rPr/>
          </w:rPrChange>
        </w:rPr>
        <w:t xml:space="preserve">risk tolerance </w:t>
      </w:r>
      <w:r w:rsidRPr="00E27D6C">
        <w:rPr>
          <w:rFonts w:ascii="Times New Roman" w:hAnsi="Times New Roman" w:cs="Times New Roman"/>
          <w:rPrChange w:id="1208" w:author="Wangjingyi Liao" w:date="2025-06-03T21:53:00Z" w16du:dateUtc="2025-06-03T20:53:00Z">
            <w:rPr/>
          </w:rPrChange>
        </w:rPr>
        <w:t xml:space="preserve">(from 0.07 to -0.39), and SCZ and </w:t>
      </w:r>
      <w:r w:rsidR="00373D3B" w:rsidRPr="00E27D6C">
        <w:rPr>
          <w:rFonts w:ascii="Times New Roman" w:hAnsi="Times New Roman" w:cs="Times New Roman"/>
          <w:rPrChange w:id="1209" w:author="Wangjingyi Liao" w:date="2025-06-03T21:53:00Z" w16du:dateUtc="2025-06-03T20:53:00Z">
            <w:rPr/>
          </w:rPrChange>
        </w:rPr>
        <w:t xml:space="preserve">back pain </w:t>
      </w:r>
      <w:r w:rsidRPr="00E27D6C">
        <w:rPr>
          <w:rFonts w:ascii="Times New Roman" w:hAnsi="Times New Roman" w:cs="Times New Roman"/>
          <w:rPrChange w:id="1210" w:author="Wangjingyi Liao" w:date="2025-06-03T21:53:00Z" w16du:dateUtc="2025-06-03T20:53:00Z">
            <w:rPr/>
          </w:rPrChange>
        </w:rPr>
        <w:t xml:space="preserve">(from 0.05 to -0.16). </w:t>
      </w:r>
    </w:p>
    <w:p w14:paraId="523383C5" w14:textId="77777777" w:rsidR="00D90461" w:rsidRPr="00E27D6C" w:rsidRDefault="00D90461" w:rsidP="00E27D6C">
      <w:pPr>
        <w:spacing w:before="20" w:line="360" w:lineRule="auto"/>
        <w:rPr>
          <w:rFonts w:ascii="Times New Roman" w:hAnsi="Times New Roman" w:cs="Times New Roman"/>
          <w:rPrChange w:id="1211" w:author="Wangjingyi Liao" w:date="2025-06-03T21:53:00Z" w16du:dateUtc="2025-06-03T20:53:00Z">
            <w:rPr/>
          </w:rPrChange>
        </w:rPr>
        <w:pPrChange w:id="1212" w:author="Wangjingyi Liao" w:date="2025-06-03T21:53:00Z" w16du:dateUtc="2025-06-03T20:53:00Z">
          <w:pPr>
            <w:spacing w:before="20" w:line="288" w:lineRule="exact"/>
          </w:pPr>
        </w:pPrChange>
      </w:pPr>
    </w:p>
    <w:p w14:paraId="276A62D9" w14:textId="77777777" w:rsidR="007D4089" w:rsidRPr="00E27D6C" w:rsidRDefault="007D4089" w:rsidP="00E27D6C">
      <w:pPr>
        <w:spacing w:line="360" w:lineRule="auto"/>
        <w:rPr>
          <w:rFonts w:ascii="Times New Roman" w:hAnsi="Times New Roman" w:cs="Times New Roman"/>
          <w:rPrChange w:id="1213" w:author="Wangjingyi Liao" w:date="2025-06-03T21:53:00Z" w16du:dateUtc="2025-06-03T20:53:00Z">
            <w:rPr/>
          </w:rPrChange>
        </w:rPr>
        <w:pPrChange w:id="1214" w:author="Wangjingyi Liao" w:date="2025-06-03T21:53:00Z" w16du:dateUtc="2025-06-03T20:53:00Z">
          <w:pPr/>
        </w:pPrChange>
      </w:pPr>
    </w:p>
    <w:p w14:paraId="7F354184" w14:textId="3A3A54FA" w:rsidR="00C754D1" w:rsidRPr="00E27D6C" w:rsidRDefault="00C754D1" w:rsidP="00E27D6C">
      <w:pPr>
        <w:spacing w:line="360" w:lineRule="auto"/>
        <w:rPr>
          <w:rFonts w:ascii="Times New Roman" w:hAnsi="Times New Roman" w:cs="Times New Roman"/>
          <w:lang w:eastAsia="zh-CN"/>
          <w:rPrChange w:id="1215" w:author="Wangjingyi Liao" w:date="2025-06-03T21:53:00Z" w16du:dateUtc="2025-06-03T20:53:00Z">
            <w:rPr>
              <w:rFonts w:hint="eastAsia"/>
              <w:sz w:val="20"/>
              <w:szCs w:val="20"/>
              <w:lang w:eastAsia="zh-CN"/>
            </w:rPr>
          </w:rPrChange>
        </w:rPr>
        <w:pPrChange w:id="1216" w:author="Wangjingyi Liao" w:date="2025-06-03T21:53:00Z" w16du:dateUtc="2025-06-03T20:53:00Z">
          <w:pPr/>
        </w:pPrChange>
      </w:pPr>
      <w:r w:rsidRPr="00E27D6C">
        <w:rPr>
          <w:rFonts w:ascii="Times New Roman" w:hAnsi="Times New Roman" w:cs="Times New Roman"/>
          <w:noProof/>
          <w:rPrChange w:id="1217" w:author="Wangjingyi Liao" w:date="2025-06-03T21:53:00Z" w16du:dateUtc="2025-06-03T20:53:00Z">
            <w:rPr>
              <w:noProof/>
            </w:rPr>
          </w:rPrChange>
        </w:rPr>
        <w:drawing>
          <wp:inline distT="0" distB="0" distL="0" distR="0" wp14:anchorId="643DB679" wp14:editId="7A1A8127">
            <wp:extent cx="5732780" cy="4853305"/>
            <wp:effectExtent l="0" t="0" r="1270" b="4445"/>
            <wp:docPr id="533926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853305"/>
                    </a:xfrm>
                    <a:prstGeom prst="rect">
                      <a:avLst/>
                    </a:prstGeom>
                    <a:noFill/>
                    <a:ln>
                      <a:noFill/>
                    </a:ln>
                  </pic:spPr>
                </pic:pic>
              </a:graphicData>
            </a:graphic>
          </wp:inline>
        </w:drawing>
      </w:r>
    </w:p>
    <w:p w14:paraId="391F5C17" w14:textId="77777777" w:rsidR="00C754D1" w:rsidRPr="00570CEB" w:rsidRDefault="00C754D1" w:rsidP="00E27D6C">
      <w:pPr>
        <w:spacing w:line="360" w:lineRule="auto"/>
        <w:rPr>
          <w:rFonts w:ascii="Times New Roman" w:hAnsi="Times New Roman" w:cs="Times New Roman"/>
          <w:sz w:val="20"/>
          <w:szCs w:val="20"/>
          <w:rPrChange w:id="1218" w:author="Wangjingyi Liao" w:date="2025-06-03T21:53:00Z" w16du:dateUtc="2025-06-03T20:53:00Z">
            <w:rPr>
              <w:sz w:val="18"/>
              <w:szCs w:val="18"/>
            </w:rPr>
          </w:rPrChange>
        </w:rPr>
        <w:pPrChange w:id="1219" w:author="Wangjingyi Liao" w:date="2025-06-03T21:53:00Z" w16du:dateUtc="2025-06-03T20:53:00Z">
          <w:pPr/>
        </w:pPrChange>
      </w:pPr>
      <w:r w:rsidRPr="00570CEB">
        <w:rPr>
          <w:rFonts w:ascii="Times New Roman" w:hAnsi="Times New Roman" w:cs="Times New Roman"/>
          <w:b/>
          <w:bCs/>
          <w:sz w:val="20"/>
          <w:szCs w:val="20"/>
          <w:rPrChange w:id="1220" w:author="Wangjingyi Liao" w:date="2025-06-03T21:53:00Z" w16du:dateUtc="2025-06-03T20:53:00Z">
            <w:rPr>
              <w:b/>
              <w:bCs/>
              <w:sz w:val="18"/>
              <w:szCs w:val="18"/>
            </w:rPr>
          </w:rPrChange>
        </w:rPr>
        <w:t xml:space="preserve">Figure 4. Genetic correlations between 11 major psychiatric disorders and health-related traits. </w:t>
      </w:r>
      <w:r w:rsidRPr="00570CEB">
        <w:rPr>
          <w:rFonts w:ascii="Times New Roman" w:hAnsi="Times New Roman" w:cs="Times New Roman"/>
          <w:sz w:val="20"/>
          <w:szCs w:val="20"/>
          <w:rPrChange w:id="1221" w:author="Wangjingyi Liao" w:date="2025-06-03T21:53:00Z" w16du:dateUtc="2025-06-03T20:53:00Z">
            <w:rPr>
              <w:sz w:val="18"/>
              <w:szCs w:val="18"/>
            </w:rPr>
          </w:rPrChange>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00570CEB">
        <w:rPr>
          <w:rFonts w:ascii="Times New Roman" w:hAnsi="Times New Roman" w:cs="Times New Roman"/>
          <w:i/>
          <w:iCs/>
          <w:sz w:val="20"/>
          <w:szCs w:val="20"/>
          <w:rPrChange w:id="1222" w:author="Wangjingyi Liao" w:date="2025-06-03T21:53:00Z" w16du:dateUtc="2025-06-03T20:53:00Z">
            <w:rPr>
              <w:i/>
              <w:iCs/>
              <w:sz w:val="18"/>
              <w:szCs w:val="18"/>
            </w:rPr>
          </w:rPrChange>
        </w:rPr>
        <w:t>P</w:t>
      </w:r>
      <w:r w:rsidRPr="00570CEB">
        <w:rPr>
          <w:rFonts w:ascii="Times New Roman" w:hAnsi="Times New Roman" w:cs="Times New Roman"/>
          <w:sz w:val="20"/>
          <w:szCs w:val="20"/>
          <w:rPrChange w:id="1223" w:author="Wangjingyi Liao" w:date="2025-06-03T21:53:00Z" w16du:dateUtc="2025-06-03T20:53:00Z">
            <w:rPr>
              <w:sz w:val="18"/>
              <w:szCs w:val="18"/>
            </w:rPr>
          </w:rPrChange>
        </w:rPr>
        <w:t> &lt; 0.05, two-tailed test) differences in the magnitude of the correlation with disorders uncorrected for p versus disorders corrected for p. Exact </w:t>
      </w:r>
      <w:r w:rsidRPr="00570CEB">
        <w:rPr>
          <w:rFonts w:ascii="Times New Roman" w:hAnsi="Times New Roman" w:cs="Times New Roman"/>
          <w:i/>
          <w:iCs/>
          <w:sz w:val="20"/>
          <w:szCs w:val="20"/>
          <w:rPrChange w:id="1224" w:author="Wangjingyi Liao" w:date="2025-06-03T21:53:00Z" w16du:dateUtc="2025-06-03T20:53:00Z">
            <w:rPr>
              <w:i/>
              <w:iCs/>
              <w:sz w:val="18"/>
              <w:szCs w:val="18"/>
            </w:rPr>
          </w:rPrChange>
        </w:rPr>
        <w:t>P</w:t>
      </w:r>
      <w:r w:rsidRPr="00570CEB">
        <w:rPr>
          <w:rFonts w:ascii="Times New Roman" w:hAnsi="Times New Roman" w:cs="Times New Roman"/>
          <w:sz w:val="20"/>
          <w:szCs w:val="20"/>
          <w:rPrChange w:id="1225" w:author="Wangjingyi Liao" w:date="2025-06-03T21:53:00Z" w16du:dateUtc="2025-06-03T20:53:00Z">
            <w:rPr>
              <w:sz w:val="18"/>
              <w:szCs w:val="18"/>
            </w:rPr>
          </w:rPrChange>
        </w:rPr>
        <w:t xml:space="preserve"> values for all associations are reported in Supplementary Table </w:t>
      </w:r>
      <w:r w:rsidRPr="00570CEB">
        <w:rPr>
          <w:rFonts w:ascii="Times New Roman" w:hAnsi="Times New Roman" w:cs="Times New Roman"/>
          <w:sz w:val="20"/>
          <w:szCs w:val="20"/>
          <w:lang w:eastAsia="zh-CN"/>
          <w:rPrChange w:id="1226" w:author="Wangjingyi Liao" w:date="2025-06-03T21:53:00Z" w16du:dateUtc="2025-06-03T20:53:00Z">
            <w:rPr>
              <w:rFonts w:hint="eastAsia"/>
              <w:sz w:val="18"/>
              <w:szCs w:val="18"/>
              <w:lang w:eastAsia="zh-CN"/>
            </w:rPr>
          </w:rPrChange>
        </w:rPr>
        <w:t>50</w:t>
      </w:r>
      <w:r w:rsidRPr="00570CEB">
        <w:rPr>
          <w:rFonts w:ascii="Times New Roman" w:hAnsi="Times New Roman" w:cs="Times New Roman"/>
          <w:sz w:val="20"/>
          <w:szCs w:val="20"/>
          <w:rPrChange w:id="1227" w:author="Wangjingyi Liao" w:date="2025-06-03T21:53:00Z" w16du:dateUtc="2025-06-03T20:53:00Z">
            <w:rPr>
              <w:sz w:val="18"/>
              <w:szCs w:val="18"/>
            </w:rPr>
          </w:rPrChange>
        </w:rPr>
        <w:t xml:space="preserve">. The FDR correction was applied based on all genetic correlations tested (including those reported in Supplementary Figures 26-27). </w:t>
      </w:r>
    </w:p>
    <w:p w14:paraId="468CDF71" w14:textId="77777777" w:rsidR="00C754D1" w:rsidRPr="00E27D6C" w:rsidRDefault="00C754D1" w:rsidP="00E27D6C">
      <w:pPr>
        <w:spacing w:line="360" w:lineRule="auto"/>
        <w:rPr>
          <w:rFonts w:ascii="Times New Roman" w:hAnsi="Times New Roman" w:cs="Times New Roman"/>
          <w:lang w:eastAsia="zh-CN"/>
          <w:rPrChange w:id="1228" w:author="Wangjingyi Liao" w:date="2025-06-03T21:53:00Z" w16du:dateUtc="2025-06-03T20:53:00Z">
            <w:rPr>
              <w:rFonts w:hint="eastAsia"/>
              <w:lang w:eastAsia="zh-CN"/>
            </w:rPr>
          </w:rPrChange>
        </w:rPr>
        <w:pPrChange w:id="1229" w:author="Wangjingyi Liao" w:date="2025-06-03T21:53:00Z" w16du:dateUtc="2025-06-03T20:53:00Z">
          <w:pPr/>
        </w:pPrChange>
      </w:pPr>
    </w:p>
    <w:p w14:paraId="7B55F294" w14:textId="77777777" w:rsidR="008C238D" w:rsidRPr="00E27D6C" w:rsidRDefault="008C238D" w:rsidP="00E27D6C">
      <w:pPr>
        <w:spacing w:line="360" w:lineRule="auto"/>
        <w:rPr>
          <w:rFonts w:ascii="Times New Roman" w:hAnsi="Times New Roman" w:cs="Times New Roman"/>
          <w:rPrChange w:id="1230" w:author="Wangjingyi Liao" w:date="2025-06-03T21:53:00Z" w16du:dateUtc="2025-06-03T20:53:00Z">
            <w:rPr/>
          </w:rPrChange>
        </w:rPr>
        <w:pPrChange w:id="1231" w:author="Wangjingyi Liao" w:date="2025-06-03T21:53:00Z" w16du:dateUtc="2025-06-03T20:53:00Z">
          <w:pPr/>
        </w:pPrChange>
      </w:pPr>
    </w:p>
    <w:p w14:paraId="71EA461D" w14:textId="2AF43317" w:rsidR="00924FDA" w:rsidRPr="00E27D6C" w:rsidRDefault="024F81CF" w:rsidP="00E27D6C">
      <w:pPr>
        <w:pStyle w:val="Heading1"/>
        <w:spacing w:beforeLines="20" w:before="48" w:line="360" w:lineRule="auto"/>
        <w:rPr>
          <w:rFonts w:ascii="Times New Roman" w:hAnsi="Times New Roman" w:cs="Times New Roman"/>
          <w:sz w:val="24"/>
          <w:szCs w:val="24"/>
          <w:rPrChange w:id="1232" w:author="Wangjingyi Liao" w:date="2025-06-03T21:53:00Z" w16du:dateUtc="2025-06-03T20:53:00Z">
            <w:rPr>
              <w:rFonts w:asciiTheme="minorHAnsi" w:hAnsiTheme="minorHAnsi" w:cstheme="minorHAnsi"/>
            </w:rPr>
          </w:rPrChange>
        </w:rPr>
        <w:pPrChange w:id="1233" w:author="Wangjingyi Liao" w:date="2025-06-03T21:53:00Z" w16du:dateUtc="2025-06-03T20:53:00Z">
          <w:pPr>
            <w:pStyle w:val="Heading1"/>
            <w:spacing w:beforeLines="20" w:before="48" w:line="288" w:lineRule="exact"/>
          </w:pPr>
        </w:pPrChange>
      </w:pPr>
      <w:r w:rsidRPr="00E27D6C">
        <w:rPr>
          <w:rFonts w:ascii="Times New Roman" w:hAnsi="Times New Roman" w:cs="Times New Roman"/>
          <w:sz w:val="24"/>
          <w:szCs w:val="24"/>
          <w:rPrChange w:id="1234" w:author="Wangjingyi Liao" w:date="2025-06-03T21:53:00Z" w16du:dateUtc="2025-06-03T20:53:00Z">
            <w:rPr>
              <w:rFonts w:asciiTheme="minorHAnsi" w:hAnsiTheme="minorHAnsi" w:cstheme="minorHAnsi"/>
            </w:rPr>
          </w:rPrChange>
        </w:rPr>
        <w:t xml:space="preserve">DISCUSSION </w:t>
      </w:r>
    </w:p>
    <w:p w14:paraId="09099968" w14:textId="77777777" w:rsidR="002E1052" w:rsidRPr="00E27D6C" w:rsidRDefault="002E1052" w:rsidP="00E27D6C">
      <w:pPr>
        <w:spacing w:line="360" w:lineRule="auto"/>
        <w:rPr>
          <w:rFonts w:ascii="Times New Roman" w:hAnsi="Times New Roman" w:cs="Times New Roman"/>
          <w:rPrChange w:id="1235" w:author="Wangjingyi Liao" w:date="2025-06-03T21:53:00Z" w16du:dateUtc="2025-06-03T20:53:00Z">
            <w:rPr/>
          </w:rPrChange>
        </w:rPr>
        <w:pPrChange w:id="1236" w:author="Wangjingyi Liao" w:date="2025-06-03T21:53:00Z" w16du:dateUtc="2025-06-03T20:53:00Z">
          <w:pPr/>
        </w:pPrChange>
      </w:pPr>
    </w:p>
    <w:p w14:paraId="0C3C6679" w14:textId="77777777" w:rsidR="0055136D" w:rsidRPr="00E27D6C" w:rsidRDefault="0055136D" w:rsidP="00E27D6C">
      <w:pPr>
        <w:spacing w:beforeLines="20" w:before="48" w:line="360" w:lineRule="auto"/>
        <w:rPr>
          <w:rFonts w:ascii="Times New Roman" w:eastAsia="Calibri" w:hAnsi="Times New Roman" w:cs="Times New Roman"/>
          <w:color w:val="000000" w:themeColor="text1"/>
          <w:rPrChange w:id="1237" w:author="Wangjingyi Liao" w:date="2025-06-03T21:53:00Z" w16du:dateUtc="2025-06-03T20:53:00Z">
            <w:rPr>
              <w:rFonts w:eastAsia="Calibri" w:cstheme="minorHAnsi"/>
              <w:color w:val="000000" w:themeColor="text1"/>
            </w:rPr>
          </w:rPrChange>
        </w:rPr>
        <w:pPrChange w:id="1238" w:author="Wangjingyi Liao" w:date="2025-06-03T21:53:00Z" w16du:dateUtc="2025-06-03T20:53:00Z">
          <w:pPr>
            <w:spacing w:beforeLines="20" w:before="48" w:line="288" w:lineRule="exact"/>
          </w:pPr>
        </w:pPrChange>
      </w:pPr>
      <w:r w:rsidRPr="00E27D6C">
        <w:rPr>
          <w:rFonts w:ascii="Times New Roman" w:hAnsi="Times New Roman" w:cs="Times New Roman"/>
          <w:lang w:val="en"/>
          <w:rPrChange w:id="1239" w:author="Wangjingyi Liao" w:date="2025-06-03T21:53:00Z" w16du:dateUtc="2025-06-03T20:53:00Z">
            <w:rPr>
              <w:lang w:val="en"/>
            </w:rPr>
          </w:rPrChange>
        </w:rPr>
        <w:lastRenderedPageBreak/>
        <w:t>We isolated transdiagnostic genetic effects across 11 major psychiatric disorders from genetic effects specific to each psychiatric condition. We uncovered differences in the genetic architecture of each disorder, identifying novel genome-wide significant SNP associations for four psychiatric conditions —schizophrenia, bipolar disorder, ADHD and anorexia nervosa— and specific changes in tissue enrichment.  The greatest shift we observed, however, was in the genetic relationships between disorders, which changed substantially after considering transdiagnostic effects. Genetic effects associated with individual disorders beyond p also showed a greater degree of specificity in their genetic correlations with external biobehavioral traits, particularly health-related and psychological traits. By separating</w:t>
      </w:r>
      <w:r w:rsidRPr="00E27D6C">
        <w:rPr>
          <w:rFonts w:ascii="Times New Roman" w:hAnsi="Times New Roman" w:cs="Times New Roman"/>
          <w:rPrChange w:id="1240" w:author="Wangjingyi Liao" w:date="2025-06-03T21:53:00Z" w16du:dateUtc="2025-06-03T20:53:00Z">
            <w:rPr/>
          </w:rPrChange>
        </w:rPr>
        <w:t xml:space="preserve"> genetic influences into </w:t>
      </w:r>
      <w:proofErr w:type="gramStart"/>
      <w:r w:rsidRPr="00E27D6C">
        <w:rPr>
          <w:rFonts w:ascii="Times New Roman" w:hAnsi="Times New Roman" w:cs="Times New Roman"/>
          <w:rPrChange w:id="1241" w:author="Wangjingyi Liao" w:date="2025-06-03T21:53:00Z" w16du:dateUtc="2025-06-03T20:53:00Z">
            <w:rPr/>
          </w:rPrChange>
        </w:rPr>
        <w:t>a shared</w:t>
      </w:r>
      <w:proofErr w:type="gramEnd"/>
      <w:r w:rsidRPr="00E27D6C">
        <w:rPr>
          <w:rFonts w:ascii="Times New Roman" w:hAnsi="Times New Roman" w:cs="Times New Roman"/>
          <w:rPrChange w:id="1242" w:author="Wangjingyi Liao" w:date="2025-06-03T21:53:00Z" w16du:dateUtc="2025-06-03T20:53:00Z">
            <w:rPr/>
          </w:rPrChange>
        </w:rPr>
        <w:t xml:space="preserve"> and specific components, we provide novel insight into the genetic architecture, biology and comorbidity between psychiatric conditions that can inform diagnostic nomenclature and treatment research. </w:t>
      </w:r>
    </w:p>
    <w:p w14:paraId="0433E084" w14:textId="77777777" w:rsidR="0055136D" w:rsidRPr="00E27D6C" w:rsidRDefault="0055136D" w:rsidP="00E27D6C">
      <w:pPr>
        <w:spacing w:beforeLines="20" w:before="48" w:line="360" w:lineRule="auto"/>
        <w:rPr>
          <w:rFonts w:ascii="Times New Roman" w:eastAsia="Calibri" w:hAnsi="Times New Roman" w:cs="Times New Roman"/>
          <w:color w:val="000000" w:themeColor="text1"/>
          <w:rPrChange w:id="1243" w:author="Wangjingyi Liao" w:date="2025-06-03T21:53:00Z" w16du:dateUtc="2025-06-03T20:53:00Z">
            <w:rPr>
              <w:rFonts w:eastAsia="Calibri" w:cstheme="minorHAnsi"/>
              <w:color w:val="000000" w:themeColor="text1"/>
            </w:rPr>
          </w:rPrChange>
        </w:rPr>
        <w:pPrChange w:id="1244" w:author="Wangjingyi Liao" w:date="2025-06-03T21:53:00Z" w16du:dateUtc="2025-06-03T20:53:00Z">
          <w:pPr>
            <w:spacing w:beforeLines="20" w:before="48" w:line="288" w:lineRule="exact"/>
          </w:pPr>
        </w:pPrChange>
      </w:pPr>
    </w:p>
    <w:p w14:paraId="5538D00A" w14:textId="7FBCB635" w:rsidR="0055136D" w:rsidRPr="00E27D6C" w:rsidRDefault="0055136D" w:rsidP="00E27D6C">
      <w:pPr>
        <w:spacing w:beforeLines="20" w:before="48" w:line="360" w:lineRule="auto"/>
        <w:rPr>
          <w:rFonts w:ascii="Times New Roman" w:eastAsia="Calibri" w:hAnsi="Times New Roman" w:cs="Times New Roman"/>
          <w:color w:val="000000" w:themeColor="text1"/>
          <w:rPrChange w:id="1245" w:author="Wangjingyi Liao" w:date="2025-06-03T21:53:00Z" w16du:dateUtc="2025-06-03T20:53:00Z">
            <w:rPr>
              <w:rFonts w:eastAsia="Calibri"/>
              <w:color w:val="000000" w:themeColor="text1"/>
            </w:rPr>
          </w:rPrChange>
        </w:rPr>
        <w:pPrChange w:id="1246"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247" w:author="Wangjingyi Liao" w:date="2025-06-03T21:53:00Z" w16du:dateUtc="2025-06-03T20:53:00Z">
            <w:rPr>
              <w:rFonts w:eastAsia="Calibri"/>
              <w:color w:val="000000" w:themeColor="text1"/>
            </w:rPr>
          </w:rPrChange>
        </w:rPr>
        <w:t xml:space="preserve">While our non-p GWA analyses revealed fewer genome-wide significant SNP associations than the GWA analyses uncorrected for p, they uncovered several novel trait-specific hits. For example, of the </w:t>
      </w:r>
      <w:r w:rsidRPr="00E27D6C">
        <w:rPr>
          <w:rFonts w:ascii="Times New Roman" w:eastAsiaTheme="minorEastAsia" w:hAnsi="Times New Roman" w:cs="Times New Roman"/>
          <w:color w:val="000000" w:themeColor="text1"/>
          <w:lang w:eastAsia="zh-CN"/>
          <w:rPrChange w:id="1248" w:author="Wangjingyi Liao" w:date="2025-06-03T21:53:00Z" w16du:dateUtc="2025-06-03T20:53:00Z">
            <w:rPr>
              <w:rFonts w:eastAsiaTheme="minorEastAsia" w:hint="eastAsia"/>
              <w:color w:val="000000" w:themeColor="text1"/>
              <w:lang w:eastAsia="zh-CN"/>
            </w:rPr>
          </w:rPrChange>
        </w:rPr>
        <w:t>2</w:t>
      </w:r>
      <w:r w:rsidRPr="00E27D6C">
        <w:rPr>
          <w:rFonts w:ascii="Times New Roman" w:eastAsia="Calibri" w:hAnsi="Times New Roman" w:cs="Times New Roman"/>
          <w:color w:val="000000" w:themeColor="text1"/>
          <w:rPrChange w:id="1249" w:author="Wangjingyi Liao" w:date="2025-06-03T21:53:00Z" w16du:dateUtc="2025-06-03T20:53:00Z">
            <w:rPr>
              <w:rFonts w:eastAsia="Calibri"/>
              <w:color w:val="000000" w:themeColor="text1"/>
            </w:rPr>
          </w:rPrChange>
        </w:rPr>
        <w:t xml:space="preserve">7 novel SNP associations with SCZ, </w:t>
      </w:r>
      <w:r w:rsidRPr="00E27D6C">
        <w:rPr>
          <w:rFonts w:ascii="Times New Roman" w:eastAsiaTheme="minorEastAsia" w:hAnsi="Times New Roman" w:cs="Times New Roman"/>
          <w:color w:val="000000" w:themeColor="text1"/>
          <w:lang w:eastAsia="zh-CN"/>
          <w:rPrChange w:id="1250" w:author="Wangjingyi Liao" w:date="2025-06-03T21:53:00Z" w16du:dateUtc="2025-06-03T20:53:00Z">
            <w:rPr>
              <w:rFonts w:eastAsiaTheme="minorEastAsia" w:hint="eastAsia"/>
              <w:color w:val="000000" w:themeColor="text1"/>
              <w:lang w:eastAsia="zh-CN"/>
            </w:rPr>
          </w:rPrChange>
        </w:rPr>
        <w:t xml:space="preserve">one of </w:t>
      </w:r>
      <w:r w:rsidRPr="00E27D6C">
        <w:rPr>
          <w:rFonts w:ascii="Times New Roman" w:eastAsia="Calibri" w:hAnsi="Times New Roman" w:cs="Times New Roman"/>
          <w:color w:val="000000" w:themeColor="text1"/>
          <w:rPrChange w:id="1251" w:author="Wangjingyi Liao" w:date="2025-06-03T21:53:00Z" w16du:dateUtc="2025-06-03T20:53:00Z">
            <w:rPr>
              <w:rFonts w:eastAsia="Calibri"/>
              <w:color w:val="000000" w:themeColor="text1"/>
            </w:rPr>
          </w:rPrChange>
        </w:rPr>
        <w:t xml:space="preserve">the top hit </w:t>
      </w:r>
      <w:r w:rsidR="00EA4485" w:rsidRPr="00E27D6C">
        <w:rPr>
          <w:rFonts w:ascii="Times New Roman" w:eastAsia="Calibri" w:hAnsi="Times New Roman" w:cs="Times New Roman"/>
          <w:color w:val="000000" w:themeColor="text1"/>
          <w:rPrChange w:id="1252" w:author="Wangjingyi Liao" w:date="2025-06-03T21:53:00Z" w16du:dateUtc="2025-06-03T20:53:00Z">
            <w:rPr>
              <w:rFonts w:eastAsia="Calibri"/>
              <w:color w:val="000000" w:themeColor="text1"/>
            </w:rPr>
          </w:rPrChange>
        </w:rPr>
        <w:t>(</w:t>
      </w:r>
      <w:r w:rsidR="00EA4485" w:rsidRPr="00E27D6C">
        <w:rPr>
          <w:rFonts w:ascii="Times New Roman" w:hAnsi="Times New Roman" w:cs="Times New Roman"/>
          <w:color w:val="000000" w:themeColor="text1"/>
          <w:rPrChange w:id="1253" w:author="Wangjingyi Liao" w:date="2025-06-03T21:53:00Z" w16du:dateUtc="2025-06-03T20:53:00Z">
            <w:rPr>
              <w:rFonts w:ascii="Calibri" w:hAnsi="Calibri" w:cs="Calibri"/>
              <w:color w:val="000000" w:themeColor="text1"/>
            </w:rPr>
          </w:rPrChange>
        </w:rPr>
        <w:t>rs693906</w:t>
      </w:r>
      <w:r w:rsidR="00EA4485" w:rsidRPr="00E27D6C">
        <w:rPr>
          <w:rFonts w:ascii="Times New Roman" w:eastAsia="Calibri" w:hAnsi="Times New Roman" w:cs="Times New Roman"/>
          <w:color w:val="000000" w:themeColor="text1"/>
          <w:rPrChange w:id="1254" w:author="Wangjingyi Liao" w:date="2025-06-03T21:53:00Z" w16du:dateUtc="2025-06-03T20:53:00Z">
            <w:rPr>
              <w:rFonts w:eastAsia="Calibri"/>
              <w:color w:val="000000" w:themeColor="text1"/>
            </w:rPr>
          </w:rPrChange>
        </w:rPr>
        <w:t>)</w:t>
      </w:r>
      <w:r w:rsidR="00EA4485" w:rsidRPr="00E27D6C">
        <w:rPr>
          <w:rFonts w:ascii="Times New Roman" w:eastAsiaTheme="minorEastAsia" w:hAnsi="Times New Roman" w:cs="Times New Roman"/>
          <w:color w:val="000000" w:themeColor="text1"/>
          <w:lang w:eastAsia="zh-CN"/>
          <w:rPrChange w:id="1255" w:author="Wangjingyi Liao" w:date="2025-06-03T21:53:00Z" w16du:dateUtc="2025-06-03T20:53:00Z">
            <w:rPr>
              <w:rFonts w:eastAsiaTheme="minorEastAsia" w:hint="eastAsia"/>
              <w:color w:val="000000" w:themeColor="text1"/>
              <w:lang w:eastAsia="zh-CN"/>
            </w:rPr>
          </w:rPrChange>
        </w:rPr>
        <w:t xml:space="preserve"> has not been previously reported by GWASs before, but </w:t>
      </w:r>
      <w:r w:rsidRPr="00E27D6C">
        <w:rPr>
          <w:rFonts w:ascii="Times New Roman" w:eastAsia="Calibri" w:hAnsi="Times New Roman" w:cs="Times New Roman"/>
          <w:color w:val="000000" w:themeColor="text1"/>
          <w:rPrChange w:id="1256" w:author="Wangjingyi Liao" w:date="2025-06-03T21:53:00Z" w16du:dateUtc="2025-06-03T20:53:00Z">
            <w:rPr>
              <w:rFonts w:eastAsia="Calibri"/>
              <w:color w:val="000000" w:themeColor="text1"/>
            </w:rPr>
          </w:rPrChange>
        </w:rPr>
        <w:t>was an intronic SNP in a gene (</w:t>
      </w:r>
      <w:r w:rsidRPr="00E27D6C">
        <w:rPr>
          <w:rFonts w:ascii="Times New Roman" w:hAnsi="Times New Roman" w:cs="Times New Roman"/>
          <w:color w:val="000000" w:themeColor="text1"/>
          <w:rPrChange w:id="1257" w:author="Wangjingyi Liao" w:date="2025-06-03T21:53:00Z" w16du:dateUtc="2025-06-03T20:53:00Z">
            <w:rPr>
              <w:rFonts w:ascii="Calibri" w:hAnsi="Calibri" w:cs="Calibri"/>
              <w:color w:val="000000" w:themeColor="text1"/>
            </w:rPr>
          </w:rPrChange>
        </w:rPr>
        <w:t>SLC44A4</w:t>
      </w:r>
      <w:r w:rsidRPr="00E27D6C">
        <w:rPr>
          <w:rFonts w:ascii="Times New Roman" w:eastAsia="Calibri" w:hAnsi="Times New Roman" w:cs="Times New Roman"/>
          <w:color w:val="000000" w:themeColor="text1"/>
          <w:rPrChange w:id="1258" w:author="Wangjingyi Liao" w:date="2025-06-03T21:53:00Z" w16du:dateUtc="2025-06-03T20:53:00Z">
            <w:rPr>
              <w:rFonts w:eastAsia="Calibri"/>
              <w:color w:val="000000" w:themeColor="text1"/>
            </w:rPr>
          </w:rPrChange>
        </w:rPr>
        <w:t>)</w:t>
      </w:r>
      <w:r w:rsidR="00EA4485" w:rsidRPr="00E27D6C">
        <w:rPr>
          <w:rFonts w:ascii="Times New Roman" w:eastAsiaTheme="minorEastAsia" w:hAnsi="Times New Roman" w:cs="Times New Roman"/>
          <w:color w:val="000000" w:themeColor="text1"/>
          <w:lang w:eastAsia="zh-CN"/>
          <w:rPrChange w:id="1259" w:author="Wangjingyi Liao" w:date="2025-06-03T21:53:00Z" w16du:dateUtc="2025-06-03T20:53:00Z">
            <w:rPr>
              <w:rFonts w:eastAsiaTheme="minorEastAsia" w:hint="eastAsia"/>
              <w:color w:val="000000" w:themeColor="text1"/>
              <w:lang w:eastAsia="zh-CN"/>
            </w:rPr>
          </w:rPrChange>
        </w:rPr>
        <w:t xml:space="preserve"> </w:t>
      </w:r>
      <w:r w:rsidRPr="00E27D6C">
        <w:rPr>
          <w:rFonts w:ascii="Times New Roman" w:eastAsia="Calibri" w:hAnsi="Times New Roman" w:cs="Times New Roman"/>
          <w:color w:val="000000" w:themeColor="text1"/>
          <w:rPrChange w:id="1260" w:author="Wangjingyi Liao" w:date="2025-06-03T21:53:00Z" w16du:dateUtc="2025-06-03T20:53:00Z">
            <w:rPr>
              <w:rFonts w:eastAsia="Calibri"/>
              <w:color w:val="000000" w:themeColor="text1"/>
            </w:rPr>
          </w:rPrChange>
        </w:rPr>
        <w:t xml:space="preserve">associated with schizophrenia in a Japanese sample </w:t>
      </w:r>
      <w:r w:rsidRPr="00E27D6C">
        <w:rPr>
          <w:rFonts w:ascii="Times New Roman" w:eastAsia="Calibri" w:hAnsi="Times New Roman" w:cs="Times New Roman"/>
          <w:color w:val="000000" w:themeColor="text1"/>
          <w:rPrChange w:id="1261" w:author="Wangjingyi Liao" w:date="2025-06-03T21:53:00Z" w16du:dateUtc="2025-06-03T20:53:00Z">
            <w:rPr>
              <w:rFonts w:eastAsia="Calibri"/>
              <w:color w:val="000000" w:themeColor="text1"/>
            </w:rPr>
          </w:rPrChange>
        </w:rPr>
        <w:fldChar w:fldCharType="begin">
          <w:fldData xml:space="preserve">PEVuZE5vdGU+PENpdGU+PEF1dGhvcj5ZYW1hZGE8L0F1dGhvcj48WWVhcj4yMDE1PC9ZZWFyPjxS
ZWNOdW0+NDIyPC9SZWNOdW0+PERpc3BsYXlUZXh0PjxzdHlsZSBmYWNlPSJzdXBlcnNjcmlwdCI+
MzU8L3N0eWxlPjwvRGlzcGxheVRleHQ+PHJlY29yZD48cmVjLW51bWJlcj40MjI8L3JlYy1udW1i
ZXI+PGZvcmVpZ24ta2V5cz48a2V5IGFwcD0iRU4iIGRiLWlkPSJ4d2Z4OTBmMDU1MjJ6OGUyc3pv
NXRyd3Q5dHNhYWVwdGF4dmQiIHRpbWVzdGFtcD0iMTczODU5NDk2MSIgZ3VpZD0iMzljMjk5Njgt
ZjFlNC00OGEwLWIzZjgtYTIzNTI5Yjk1ZDYzIj40MjI8L2tleT48L2ZvcmVpZ24ta2V5cz48cmVm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PEVuZE5vdGU+PENpdGU+PEF1dGhvcj5ZYW1hZGE8L0F1dGhvcj48WWVhcj4yMDE1PC9ZZWFyPjxS
ZWNOdW0+NDIyPC9SZWNOdW0+PERpc3BsYXlUZXh0PjxzdHlsZSBmYWNlPSJzdXBlcnNjcmlwdCI+
MzU8L3N0eWxlPjwvRGlzcGxheVRleHQ+PHJlY29yZD48cmVjLW51bWJlcj40MjI8L3JlYy1udW1i
ZXI+PGZvcmVpZ24ta2V5cz48a2V5IGFwcD0iRU4iIGRiLWlkPSJ4d2Z4OTBmMDU1MjJ6OGUyc3pv
NXRyd3Q5dHNhYWVwdGF4dmQiIHRpbWVzdGFtcD0iMTczODU5NDk2MSIgZ3VpZD0iMzljMjk5Njgt
ZjFlNC00OGEwLWIzZjgtYTIzNTI5Yjk1ZDYzIj40MjI8L2tleT48L2ZvcmVpZ24ta2V5cz48cmVm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262"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35</w:t>
      </w:r>
      <w:r w:rsidRPr="00E27D6C">
        <w:rPr>
          <w:rFonts w:ascii="Times New Roman" w:eastAsia="Calibri" w:hAnsi="Times New Roman" w:cs="Times New Roman"/>
          <w:color w:val="000000" w:themeColor="text1"/>
          <w:rPrChange w:id="1263"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264" w:author="Wangjingyi Liao" w:date="2025-06-03T21:53:00Z" w16du:dateUtc="2025-06-03T20:53:00Z">
            <w:rPr>
              <w:rFonts w:eastAsia="Calibri"/>
              <w:color w:val="000000" w:themeColor="text1"/>
            </w:rPr>
          </w:rPrChange>
        </w:rPr>
        <w:t xml:space="preserve">. Such novel non-p SNPs associations might provide new leads to uncover biological pathways specific to schizophrenia. Our analyses mapping risk variants to gene sets and tissue expression revealed specific changes in tissue enrichment beyond transdiagnostic effects, these were almost exclusively observed for SCZ and BIP. SNP </w:t>
      </w:r>
      <w:proofErr w:type="spellStart"/>
      <w:r w:rsidRPr="00E27D6C">
        <w:rPr>
          <w:rFonts w:ascii="Times New Roman" w:eastAsia="Calibri" w:hAnsi="Times New Roman" w:cs="Times New Roman"/>
          <w:color w:val="000000" w:themeColor="text1"/>
          <w:rPrChange w:id="1265" w:author="Wangjingyi Liao" w:date="2025-06-03T21:53:00Z" w16du:dateUtc="2025-06-03T20:53:00Z">
            <w:rPr>
              <w:rFonts w:eastAsia="Calibri"/>
              <w:color w:val="000000" w:themeColor="text1"/>
            </w:rPr>
          </w:rPrChange>
        </w:rPr>
        <w:t>heritabilities</w:t>
      </w:r>
      <w:proofErr w:type="spellEnd"/>
      <w:r w:rsidRPr="00E27D6C">
        <w:rPr>
          <w:rFonts w:ascii="Times New Roman" w:eastAsia="Calibri" w:hAnsi="Times New Roman" w:cs="Times New Roman"/>
          <w:color w:val="000000" w:themeColor="text1"/>
          <w:rPrChange w:id="1266" w:author="Wangjingyi Liao" w:date="2025-06-03T21:53:00Z" w16du:dateUtc="2025-06-03T20:53:00Z">
            <w:rPr>
              <w:rFonts w:eastAsia="Calibri"/>
              <w:color w:val="000000" w:themeColor="text1"/>
            </w:rPr>
          </w:rPrChange>
        </w:rPr>
        <w:t xml:space="preserve"> for most disorders remained stable when accounting for transdiagnostic effects, with the notable exceptions of MDD and ANX, which exhibited significant reductions in genetic variance.</w:t>
      </w:r>
    </w:p>
    <w:p w14:paraId="7F91F049" w14:textId="77777777" w:rsidR="0055136D" w:rsidRPr="00E27D6C" w:rsidRDefault="0055136D" w:rsidP="00E27D6C">
      <w:pPr>
        <w:spacing w:beforeLines="20" w:before="48" w:line="360" w:lineRule="auto"/>
        <w:rPr>
          <w:rFonts w:ascii="Times New Roman" w:eastAsia="Calibri" w:hAnsi="Times New Roman" w:cs="Times New Roman"/>
          <w:color w:val="000000" w:themeColor="text1"/>
          <w:rPrChange w:id="1267" w:author="Wangjingyi Liao" w:date="2025-06-03T21:53:00Z" w16du:dateUtc="2025-06-03T20:53:00Z">
            <w:rPr>
              <w:rFonts w:eastAsia="Calibri" w:cstheme="minorHAnsi"/>
              <w:color w:val="000000" w:themeColor="text1"/>
            </w:rPr>
          </w:rPrChange>
        </w:rPr>
        <w:pPrChange w:id="1268" w:author="Wangjingyi Liao" w:date="2025-06-03T21:53:00Z" w16du:dateUtc="2025-06-03T20:53:00Z">
          <w:pPr>
            <w:spacing w:beforeLines="20" w:before="48" w:line="288" w:lineRule="exact"/>
          </w:pPr>
        </w:pPrChange>
      </w:pPr>
    </w:p>
    <w:p w14:paraId="62927C33" w14:textId="4A5D7CA2" w:rsidR="00187663" w:rsidRPr="00E27D6C" w:rsidRDefault="0055136D" w:rsidP="00E27D6C">
      <w:pPr>
        <w:spacing w:beforeLines="20" w:before="48" w:line="360" w:lineRule="auto"/>
        <w:rPr>
          <w:rFonts w:ascii="Times New Roman" w:hAnsi="Times New Roman" w:cs="Times New Roman"/>
          <w:lang w:eastAsia="zh-CN"/>
          <w:rPrChange w:id="1269" w:author="Wangjingyi Liao" w:date="2025-06-03T21:53:00Z" w16du:dateUtc="2025-06-03T20:53:00Z">
            <w:rPr>
              <w:rFonts w:hint="eastAsia"/>
              <w:lang w:eastAsia="zh-CN"/>
            </w:rPr>
          </w:rPrChange>
        </w:rPr>
        <w:pPrChange w:id="1270"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271" w:author="Wangjingyi Liao" w:date="2025-06-03T21:53:00Z" w16du:dateUtc="2025-06-03T20:53:00Z">
            <w:rPr>
              <w:rFonts w:eastAsia="Calibri" w:cstheme="minorHAnsi"/>
              <w:color w:val="000000" w:themeColor="text1"/>
            </w:rPr>
          </w:rPrChange>
        </w:rPr>
        <w:t xml:space="preserve">We were particularly interested in investigating the genetic correlations between psychiatric disorders. We found that removing transdiagnostic genetic effects significantly changed genetic relationships between psychiatric conditions. While some genetic correlations showed a reduction in magnitude, the pattern of genetic correlations between several disorders shifted </w:t>
      </w:r>
      <w:r w:rsidR="00570CEB">
        <w:rPr>
          <w:rFonts w:ascii="Times New Roman" w:eastAsiaTheme="minorEastAsia" w:hAnsi="Times New Roman" w:cs="Times New Roman" w:hint="eastAsia"/>
          <w:color w:val="000000" w:themeColor="text1"/>
          <w:lang w:eastAsia="zh-CN"/>
        </w:rPr>
        <w:t>unexpectedly</w:t>
      </w:r>
      <w:r w:rsidRPr="00E27D6C">
        <w:rPr>
          <w:rFonts w:ascii="Times New Roman" w:eastAsia="Calibri" w:hAnsi="Times New Roman" w:cs="Times New Roman"/>
          <w:color w:val="000000" w:themeColor="text1"/>
          <w:rPrChange w:id="1272" w:author="Wangjingyi Liao" w:date="2025-06-03T21:53:00Z" w16du:dateUtc="2025-06-03T20:53:00Z">
            <w:rPr>
              <w:rFonts w:eastAsia="Calibri" w:cstheme="minorHAnsi"/>
              <w:color w:val="000000" w:themeColor="text1"/>
            </w:rPr>
          </w:rPrChange>
        </w:rPr>
        <w:t xml:space="preserve">, highlighting discrepancies between diagnostic nosology and genetic structure of psychiatric disorders. For some pairs of disorders, positive genetic correlations disappeared entirely after correction for p, such as the genetic correlation between ANX and PTSD, indicating that their overlap is likely entirely captured by what cuts across all </w:t>
      </w:r>
      <w:r w:rsidRPr="00E27D6C">
        <w:rPr>
          <w:rFonts w:ascii="Times New Roman" w:eastAsia="Calibri" w:hAnsi="Times New Roman" w:cs="Times New Roman"/>
          <w:color w:val="000000" w:themeColor="text1"/>
          <w:rPrChange w:id="1273" w:author="Wangjingyi Liao" w:date="2025-06-03T21:53:00Z" w16du:dateUtc="2025-06-03T20:53:00Z">
            <w:rPr>
              <w:rFonts w:eastAsia="Calibri" w:cstheme="minorHAnsi"/>
              <w:color w:val="000000" w:themeColor="text1"/>
            </w:rPr>
          </w:rPrChange>
        </w:rPr>
        <w:lastRenderedPageBreak/>
        <w:t xml:space="preserve">psychiatric diagnoses. </w:t>
      </w:r>
      <w:r w:rsidRPr="00E27D6C">
        <w:rPr>
          <w:rFonts w:ascii="Times New Roman" w:eastAsia="Calibri" w:hAnsi="Times New Roman" w:cs="Times New Roman"/>
          <w:color w:val="000000" w:themeColor="text1"/>
          <w:rPrChange w:id="1274" w:author="Wangjingyi Liao" w:date="2025-06-03T21:53:00Z" w16du:dateUtc="2025-06-03T20:53:00Z">
            <w:rPr>
              <w:rFonts w:eastAsia="Calibri"/>
              <w:color w:val="000000" w:themeColor="text1"/>
            </w:rPr>
          </w:rPrChange>
        </w:rPr>
        <w:t xml:space="preserve">Other pairs of disorders remained correlated positively after accounting for p, such as the genetic correlation between SCZ and BIP and between ANX and MDD, which suggests that only part of their overlap is shared with the other disorders included in our transdiagnostic model. </w:t>
      </w:r>
      <w:r w:rsidR="00187663" w:rsidRPr="00E27D6C">
        <w:rPr>
          <w:rFonts w:ascii="Times New Roman" w:hAnsi="Times New Roman" w:cs="Times New Roman"/>
          <w:rPrChange w:id="1275" w:author="Wangjingyi Liao" w:date="2025-06-03T21:53:00Z" w16du:dateUtc="2025-06-03T20:53:00Z">
            <w:rPr/>
          </w:rPrChange>
        </w:rPr>
        <w:t>These differences in genetic correlations are not simply due to the disorders’ loading on the genomic p factor. For example, loadings on the genomic p factor are similar for PTSD (0.78) and MDD (0.82), but the p-corrected genetic correlation with ADHD is much reduced for MDD (from 0.52 to -0.0</w:t>
      </w:r>
      <w:r w:rsidR="00187663" w:rsidRPr="00E27D6C">
        <w:rPr>
          <w:rFonts w:ascii="Times New Roman" w:hAnsi="Times New Roman" w:cs="Times New Roman"/>
          <w:lang w:eastAsia="zh-CN"/>
          <w:rPrChange w:id="1276" w:author="Wangjingyi Liao" w:date="2025-06-03T21:53:00Z" w16du:dateUtc="2025-06-03T20:53:00Z">
            <w:rPr>
              <w:rFonts w:hint="eastAsia"/>
              <w:lang w:eastAsia="zh-CN"/>
            </w:rPr>
          </w:rPrChange>
        </w:rPr>
        <w:t>8</w:t>
      </w:r>
      <w:r w:rsidR="00187663" w:rsidRPr="00E27D6C">
        <w:rPr>
          <w:rFonts w:ascii="Times New Roman" w:hAnsi="Times New Roman" w:cs="Times New Roman"/>
          <w:rPrChange w:id="1277" w:author="Wangjingyi Liao" w:date="2025-06-03T21:53:00Z" w16du:dateUtc="2025-06-03T20:53:00Z">
            <w:rPr/>
          </w:rPrChange>
        </w:rPr>
        <w:t>) but not for PTSD (0.72 to 0.5</w:t>
      </w:r>
      <w:r w:rsidR="00187663" w:rsidRPr="00E27D6C">
        <w:rPr>
          <w:rFonts w:ascii="Times New Roman" w:hAnsi="Times New Roman" w:cs="Times New Roman"/>
          <w:lang w:eastAsia="zh-CN"/>
          <w:rPrChange w:id="1278" w:author="Wangjingyi Liao" w:date="2025-06-03T21:53:00Z" w16du:dateUtc="2025-06-03T20:53:00Z">
            <w:rPr>
              <w:rFonts w:hint="eastAsia"/>
              <w:lang w:eastAsia="zh-CN"/>
            </w:rPr>
          </w:rPrChange>
        </w:rPr>
        <w:t>0</w:t>
      </w:r>
      <w:r w:rsidR="00187663" w:rsidRPr="00E27D6C">
        <w:rPr>
          <w:rFonts w:ascii="Times New Roman" w:hAnsi="Times New Roman" w:cs="Times New Roman"/>
          <w:rPrChange w:id="1279" w:author="Wangjingyi Liao" w:date="2025-06-03T21:53:00Z" w16du:dateUtc="2025-06-03T20:53:00Z">
            <w:rPr/>
          </w:rPrChange>
        </w:rPr>
        <w:t>). These predictive profile differences reveal differences in disorder-specific genetic architecture when the positive manifold of transdiagnostic effects of genomic p is removed.</w:t>
      </w:r>
    </w:p>
    <w:p w14:paraId="7657B823" w14:textId="77777777" w:rsidR="00187663" w:rsidRPr="00E27D6C" w:rsidRDefault="00187663" w:rsidP="00E27D6C">
      <w:pPr>
        <w:spacing w:beforeLines="20" w:before="48" w:line="360" w:lineRule="auto"/>
        <w:rPr>
          <w:rFonts w:ascii="Times New Roman" w:eastAsiaTheme="minorEastAsia" w:hAnsi="Times New Roman" w:cs="Times New Roman"/>
          <w:color w:val="000000" w:themeColor="text1"/>
          <w:lang w:eastAsia="zh-CN"/>
          <w:rPrChange w:id="1280" w:author="Wangjingyi Liao" w:date="2025-06-03T21:53:00Z" w16du:dateUtc="2025-06-03T20:53:00Z">
            <w:rPr>
              <w:rFonts w:eastAsiaTheme="minorEastAsia" w:cstheme="minorHAnsi" w:hint="eastAsia"/>
              <w:color w:val="000000" w:themeColor="text1"/>
              <w:lang w:eastAsia="zh-CN"/>
            </w:rPr>
          </w:rPrChange>
        </w:rPr>
        <w:pPrChange w:id="1281" w:author="Wangjingyi Liao" w:date="2025-06-03T21:53:00Z" w16du:dateUtc="2025-06-03T20:53:00Z">
          <w:pPr>
            <w:spacing w:beforeLines="20" w:before="48" w:line="288" w:lineRule="exact"/>
          </w:pPr>
        </w:pPrChange>
      </w:pPr>
    </w:p>
    <w:p w14:paraId="2A3F9EC0" w14:textId="5908226E" w:rsidR="00187663" w:rsidRPr="00570CEB" w:rsidRDefault="0055136D" w:rsidP="00E27D6C">
      <w:pPr>
        <w:spacing w:beforeLines="20" w:before="48" w:line="360" w:lineRule="auto"/>
        <w:rPr>
          <w:rFonts w:ascii="Times New Roman" w:eastAsiaTheme="minorEastAsia" w:hAnsi="Times New Roman" w:cs="Times New Roman" w:hint="eastAsia"/>
          <w:color w:val="000000" w:themeColor="text1"/>
          <w:lang w:eastAsia="zh-CN"/>
          <w:rPrChange w:id="1282" w:author="Wangjingyi Liao" w:date="2025-06-03T21:53:00Z" w16du:dateUtc="2025-06-03T20:53:00Z">
            <w:rPr>
              <w:rFonts w:eastAsiaTheme="minorEastAsia" w:hint="eastAsia"/>
              <w:strike/>
              <w:lang w:eastAsia="zh-CN"/>
            </w:rPr>
          </w:rPrChange>
        </w:rPr>
        <w:pPrChange w:id="1283"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284" w:author="Wangjingyi Liao" w:date="2025-06-03T21:53:00Z" w16du:dateUtc="2025-06-03T20:53:00Z">
            <w:rPr>
              <w:rFonts w:eastAsia="Calibri" w:cstheme="minorHAnsi"/>
              <w:color w:val="000000" w:themeColor="text1"/>
            </w:rPr>
          </w:rPrChange>
        </w:rPr>
        <w:t xml:space="preserve">Other genetic correlations presented a </w:t>
      </w:r>
      <w:r w:rsidR="00570CEB">
        <w:rPr>
          <w:rFonts w:ascii="Times New Roman" w:eastAsiaTheme="minorEastAsia" w:hAnsi="Times New Roman" w:cs="Times New Roman" w:hint="eastAsia"/>
          <w:color w:val="000000" w:themeColor="text1"/>
          <w:lang w:eastAsia="zh-CN"/>
        </w:rPr>
        <w:t>different</w:t>
      </w:r>
      <w:r w:rsidRPr="00E27D6C">
        <w:rPr>
          <w:rFonts w:ascii="Times New Roman" w:eastAsia="Calibri" w:hAnsi="Times New Roman" w:cs="Times New Roman"/>
          <w:color w:val="000000" w:themeColor="text1"/>
          <w:rPrChange w:id="1285" w:author="Wangjingyi Liao" w:date="2025-06-03T21:53:00Z" w16du:dateUtc="2025-06-03T20:53:00Z">
            <w:rPr>
              <w:rFonts w:eastAsia="Calibri" w:cstheme="minorHAnsi"/>
              <w:color w:val="000000" w:themeColor="text1"/>
            </w:rPr>
          </w:rPrChange>
        </w:rPr>
        <w:t xml:space="preserve"> pattern of change. The genetic correlations between SCZ and MDD and between MDD and BIP switched from strongly positive to strongly negative after considering transdiagnostic effects. This negative correlation implies that, once transdiagnostic effects are accounted for, a genetic liability for one disorder conveys a lower genetic liability for the other disorder, this has the potential to inform diagnostic categorization and has far-reaching implications for future studies aimed at understanding biological causes and treatments for these disorders. </w:t>
      </w:r>
      <w:r w:rsidRPr="00E27D6C">
        <w:rPr>
          <w:rFonts w:ascii="Times New Roman" w:eastAsia="Calibri" w:hAnsi="Times New Roman" w:cs="Times New Roman"/>
          <w:color w:val="000000" w:themeColor="text1"/>
          <w:rPrChange w:id="1286" w:author="Wangjingyi Liao" w:date="2025-06-03T21:53:00Z" w16du:dateUtc="2025-06-03T20:53:00Z">
            <w:rPr>
              <w:rFonts w:eastAsia="Calibri"/>
              <w:color w:val="000000" w:themeColor="text1"/>
            </w:rPr>
          </w:rPrChange>
        </w:rPr>
        <w:t xml:space="preserve">Another major shift was observed for the slightly negative genetic correlation between OCD and ADHD, which became strongly negative after accounting for p. This suggests that their genetic overlap with p obscured the negative genetic relationship between these disorders. This finding is consistent with the current clinical perspective suggesting that OCD and ADHD lie at the opposite extremes of the impulsivity-compulsivity continuum </w:t>
      </w:r>
      <w:r w:rsidRPr="00E27D6C">
        <w:rPr>
          <w:rFonts w:ascii="Times New Roman" w:eastAsia="Calibri" w:hAnsi="Times New Roman" w:cs="Times New Roman"/>
          <w:color w:val="000000" w:themeColor="text1"/>
          <w:rPrChange w:id="1287" w:author="Wangjingyi Liao" w:date="2025-06-03T21:53:00Z" w16du:dateUtc="2025-06-03T20:53:00Z">
            <w:rPr>
              <w:rFonts w:eastAsia="Calibri"/>
              <w:color w:val="000000" w:themeColor="text1"/>
            </w:rPr>
          </w:rPrChange>
        </w:rPr>
        <w:fldChar w:fldCharType="begin">
          <w:fldData xml:space="preserve">PEVuZE5vdGU+PENpdGU+PEF1dGhvcj5BYnJhbW92aXRjaDwvQXV0aG9yPjxZZWFyPjIwMTU8L1ll
YXI+PFJlY051bT40Mjk8L1JlY051bT48RGlzcGxheVRleHQ+PHN0eWxlIGZhY2U9InN1cGVyc2Ny
aXB0Ij4zNiwzNzwvc3R5bGU+PC9EaXNwbGF5VGV4dD48cmVjb3JkPjxyZWMtbnVtYmVyPjQyOTwv
cmVjLW51bWJlcj48Zm9yZWlnbi1rZXlzPjxrZXkgYXBwPSJFTiIgZGItaWQ9Inh3Zng5MGYwNTUy
Mno4ZTJzem81dHJ3dDl0c2FhZXB0YXh2ZCIgdGltZXN0YW1wPSIxNzM4NTk1MDYwIiBndWlkPSI5
ZjAxNzIxMi1iOTY4LTQyZDEtOGFkMy01ZmI2NjEwMjM1ZjMiPjQyOTwva2V5PjwvZm9yZWlnbi1r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IFJldiBQc3ljaGlhdHJ5PC9mdWxsLXRpdGxlPjxhYmJyLTE+SGFydmFyZCBSZXYgUHN5Y2hpYXQ8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PEVuZE5vdGU+PENpdGU+PEF1dGhvcj5BYnJhbW92aXRjaDwvQXV0aG9yPjxZZWFyPjIwMTU8L1ll
YXI+PFJlY051bT40Mjk8L1JlY051bT48RGlzcGxheVRleHQ+PHN0eWxlIGZhY2U9InN1cGVyc2Ny
aXB0Ij4zNiwzNzwvc3R5bGU+PC9EaXNwbGF5VGV4dD48cmVjb3JkPjxyZWMtbnVtYmVyPjQyOTwv
cmVjLW51bWJlcj48Zm9yZWlnbi1rZXlzPjxrZXkgYXBwPSJFTiIgZGItaWQ9Inh3Zng5MGYwNTUy
Mno4ZTJzem81dHJ3dDl0c2FhZXB0YXh2ZCIgdGltZXN0YW1wPSIxNzM4NTk1MDYwIiBndWlkPSI5
ZjAxNzIxMi1iOTY4LTQyZDEtOGFkMy01ZmI2NjEwMjM1ZjMiPjQyOTwva2V5PjwvZm9yZWlnbi1r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IFJldiBQc3ljaGlhdHJ5PC9mdWxsLXRpdGxlPjxhYmJyLTE+SGFydmFyZCBSZXYgUHN5Y2hpYXQ8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288"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36,37</w:t>
      </w:r>
      <w:r w:rsidRPr="00E27D6C">
        <w:rPr>
          <w:rFonts w:ascii="Times New Roman" w:eastAsia="Calibri" w:hAnsi="Times New Roman" w:cs="Times New Roman"/>
          <w:color w:val="000000" w:themeColor="text1"/>
          <w:rPrChange w:id="1289"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290" w:author="Wangjingyi Liao" w:date="2025-06-03T21:53:00Z" w16du:dateUtc="2025-06-03T20:53:00Z">
            <w:rPr>
              <w:rFonts w:eastAsia="Calibri"/>
              <w:color w:val="000000" w:themeColor="text1"/>
            </w:rPr>
          </w:rPrChange>
        </w:rPr>
        <w:t xml:space="preserve">.  </w:t>
      </w:r>
    </w:p>
    <w:p w14:paraId="087691F5" w14:textId="77777777" w:rsidR="0055136D" w:rsidRPr="00E27D6C" w:rsidRDefault="0055136D" w:rsidP="00E27D6C">
      <w:pPr>
        <w:spacing w:beforeLines="20" w:before="48" w:line="360" w:lineRule="auto"/>
        <w:rPr>
          <w:rFonts w:ascii="Times New Roman" w:eastAsia="Calibri" w:hAnsi="Times New Roman" w:cs="Times New Roman"/>
          <w:color w:val="000000" w:themeColor="text1"/>
          <w:rPrChange w:id="1291" w:author="Wangjingyi Liao" w:date="2025-06-03T21:53:00Z" w16du:dateUtc="2025-06-03T20:53:00Z">
            <w:rPr>
              <w:rFonts w:eastAsia="Calibri"/>
              <w:color w:val="000000" w:themeColor="text1"/>
            </w:rPr>
          </w:rPrChange>
        </w:rPr>
        <w:pPrChange w:id="1292" w:author="Wangjingyi Liao" w:date="2025-06-03T21:53:00Z" w16du:dateUtc="2025-06-03T20:53:00Z">
          <w:pPr>
            <w:spacing w:beforeLines="20" w:before="48" w:line="288" w:lineRule="exact"/>
          </w:pPr>
        </w:pPrChange>
      </w:pPr>
    </w:p>
    <w:p w14:paraId="2E16FF1B" w14:textId="5619F516" w:rsidR="003A739F" w:rsidRPr="00E27D6C" w:rsidRDefault="0055136D" w:rsidP="00E27D6C">
      <w:pPr>
        <w:spacing w:line="360" w:lineRule="auto"/>
        <w:rPr>
          <w:rFonts w:ascii="Times New Roman" w:hAnsi="Times New Roman" w:cs="Times New Roman"/>
          <w:strike/>
          <w:rPrChange w:id="1293" w:author="Wangjingyi Liao" w:date="2025-06-03T21:53:00Z" w16du:dateUtc="2025-06-03T20:53:00Z">
            <w:rPr>
              <w:strike/>
            </w:rPr>
          </w:rPrChange>
        </w:rPr>
        <w:pPrChange w:id="1294" w:author="Wangjingyi Liao" w:date="2025-06-03T21:53:00Z" w16du:dateUtc="2025-06-03T20:53:00Z">
          <w:pPr/>
        </w:pPrChange>
      </w:pPr>
      <w:r w:rsidRPr="00E27D6C">
        <w:rPr>
          <w:rFonts w:ascii="Times New Roman" w:eastAsia="Calibri" w:hAnsi="Times New Roman" w:cs="Times New Roman"/>
          <w:color w:val="000000" w:themeColor="text1"/>
          <w:rPrChange w:id="1295" w:author="Wangjingyi Liao" w:date="2025-06-03T21:53:00Z" w16du:dateUtc="2025-06-03T20:53:00Z">
            <w:rPr>
              <w:rFonts w:eastAsia="Calibri"/>
              <w:color w:val="000000" w:themeColor="text1"/>
            </w:rPr>
          </w:rPrChange>
        </w:rPr>
        <w:t xml:space="preserve">Comparing genetic correlations between the 11 psychiatric disorders and external biobehavioural traits further indicated greater specificity for disorders corrected for p, especially for psychological and health-related traits. </w:t>
      </w:r>
      <w:r w:rsidRPr="00E27D6C">
        <w:rPr>
          <w:rFonts w:ascii="Times New Roman" w:hAnsi="Times New Roman" w:cs="Times New Roman"/>
          <w:rPrChange w:id="1296" w:author="Wangjingyi Liao" w:date="2025-06-03T21:53:00Z" w16du:dateUtc="2025-06-03T20:53:00Z">
            <w:rPr/>
          </w:rPrChange>
        </w:rPr>
        <w:t>Though most of the changes in genetic correlations were reductions, there were some exceptions, with some correlations increasing</w:t>
      </w:r>
      <w:r w:rsidR="00570CEB">
        <w:rPr>
          <w:rFonts w:ascii="Times New Roman" w:hAnsi="Times New Roman" w:cs="Times New Roman" w:hint="eastAsia"/>
          <w:lang w:eastAsia="zh-CN"/>
        </w:rPr>
        <w:t xml:space="preserve"> </w:t>
      </w:r>
      <w:r w:rsidRPr="00E27D6C">
        <w:rPr>
          <w:rFonts w:ascii="Times New Roman" w:hAnsi="Times New Roman" w:cs="Times New Roman"/>
          <w:rPrChange w:id="1297" w:author="Wangjingyi Liao" w:date="2025-06-03T21:53:00Z" w16du:dateUtc="2025-06-03T20:53:00Z">
            <w:rPr/>
          </w:rPrChange>
        </w:rPr>
        <w:t xml:space="preserve">and other genetic correlations reversing. Removing transdiagnostic genetic effects from psychiatric disorders, particularly MDD, ANX, SCZ and BIP, resulted in divergent patterns of genetic associations with external biobehavioural traits. </w:t>
      </w:r>
      <w:r w:rsidR="00E27D6C" w:rsidRPr="00E27D6C">
        <w:rPr>
          <w:rFonts w:ascii="Times New Roman" w:hAnsi="Times New Roman" w:cs="Times New Roman"/>
          <w:rPrChange w:id="1298" w:author="Wangjingyi Liao" w:date="2025-06-03T21:53:00Z" w16du:dateUtc="2025-06-03T20:53:00Z">
            <w:rPr/>
          </w:rPrChange>
        </w:rPr>
        <w:t>In other words, genetic effects associated with each major psychiatric disorder also include overlapping genetic variance associated with these transdiagnostic traits</w:t>
      </w:r>
      <w:r w:rsidR="00E27D6C" w:rsidRPr="00E27D6C">
        <w:rPr>
          <w:rFonts w:ascii="Times New Roman" w:hAnsi="Times New Roman" w:cs="Times New Roman"/>
          <w:lang w:eastAsia="zh-CN"/>
          <w:rPrChange w:id="1299" w:author="Wangjingyi Liao" w:date="2025-06-03T21:53:00Z" w16du:dateUtc="2025-06-03T20:53:00Z">
            <w:rPr>
              <w:rFonts w:hint="eastAsia"/>
              <w:lang w:eastAsia="zh-CN"/>
            </w:rPr>
          </w:rPrChange>
        </w:rPr>
        <w:t>,</w:t>
      </w:r>
      <w:r w:rsidR="00E27D6C" w:rsidRPr="00E27D6C">
        <w:rPr>
          <w:rFonts w:ascii="Times New Roman" w:hAnsi="Times New Roman" w:cs="Times New Roman"/>
          <w:rPrChange w:id="1300" w:author="Wangjingyi Liao" w:date="2025-06-03T21:53:00Z" w16du:dateUtc="2025-06-03T20:53:00Z">
            <w:rPr/>
          </w:rPrChange>
        </w:rPr>
        <w:t xml:space="preserve"> which mask their specificity. </w:t>
      </w:r>
    </w:p>
    <w:p w14:paraId="5FDBADC0" w14:textId="15D1B839" w:rsidR="003A739F" w:rsidRPr="00E27D6C" w:rsidRDefault="0055136D" w:rsidP="00E27D6C">
      <w:pPr>
        <w:spacing w:line="360" w:lineRule="auto"/>
        <w:rPr>
          <w:rFonts w:ascii="Times New Roman" w:hAnsi="Times New Roman" w:cs="Times New Roman"/>
          <w:strike/>
          <w:lang w:eastAsia="zh-CN"/>
          <w:rPrChange w:id="1301" w:author="Wangjingyi Liao" w:date="2025-06-03T21:53:00Z" w16du:dateUtc="2025-06-03T20:53:00Z">
            <w:rPr>
              <w:rFonts w:hint="eastAsia"/>
              <w:strike/>
              <w:lang w:eastAsia="zh-CN"/>
            </w:rPr>
          </w:rPrChange>
        </w:rPr>
        <w:pPrChange w:id="1302" w:author="Wangjingyi Liao" w:date="2025-06-03T21:53:00Z" w16du:dateUtc="2025-06-03T20:53:00Z">
          <w:pPr/>
        </w:pPrChange>
      </w:pPr>
      <w:r w:rsidRPr="00E27D6C">
        <w:rPr>
          <w:rFonts w:ascii="Times New Roman" w:hAnsi="Times New Roman" w:cs="Times New Roman"/>
          <w:noProof/>
          <w:rPrChange w:id="1303" w:author="Wangjingyi Liao" w:date="2025-06-03T21:53:00Z" w16du:dateUtc="2025-06-03T20:53:00Z">
            <w:rPr>
              <w:rFonts w:cstheme="minorHAnsi"/>
              <w:noProof/>
            </w:rPr>
          </w:rPrChange>
        </w:rPr>
        <w:lastRenderedPageBreak/>
        <mc:AlternateContent>
          <mc:Choice Requires="wpi">
            <w:drawing>
              <wp:anchor distT="0" distB="0" distL="114300" distR="114300" simplePos="0" relativeHeight="251662336" behindDoc="0" locked="0" layoutInCell="1" allowOverlap="1" wp14:anchorId="2996C122" wp14:editId="177BFE56">
                <wp:simplePos x="0" y="0"/>
                <wp:positionH relativeFrom="column">
                  <wp:posOffset>2080080</wp:posOffset>
                </wp:positionH>
                <wp:positionV relativeFrom="paragraph">
                  <wp:posOffset>1144265</wp:posOffset>
                </wp:positionV>
                <wp:extent cx="9360" cy="11160"/>
                <wp:effectExtent l="38100" t="38100" r="48260" b="46355"/>
                <wp:wrapNone/>
                <wp:docPr id="1509537573" name="Ink 7"/>
                <wp:cNvGraphicFramePr/>
                <a:graphic xmlns:a="http://schemas.openxmlformats.org/drawingml/2006/main">
                  <a:graphicData uri="http://schemas.microsoft.com/office/word/2010/wordprocessingInk">
                    <w14:contentPart bwMode="auto" r:id="rId21">
                      <w14:nvContentPartPr>
                        <w14:cNvContentPartPr/>
                      </w14:nvContentPartPr>
                      <w14:xfrm>
                        <a:off x="0" y="0"/>
                        <a:ext cx="9360" cy="11160"/>
                      </w14:xfrm>
                    </w14:contentPart>
                  </a:graphicData>
                </a:graphic>
              </wp:anchor>
            </w:drawing>
          </mc:Choice>
          <mc:Fallback>
            <w:pict>
              <v:shapetype w14:anchorId="7ABA64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63.3pt;margin-top:89.65pt;width:1.75pt;height: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">
                <v:imagedata r:id="rId22" o:title=""/>
              </v:shape>
            </w:pict>
          </mc:Fallback>
        </mc:AlternateContent>
      </w:r>
    </w:p>
    <w:p w14:paraId="6C6D663D" w14:textId="1367DC32" w:rsidR="0055136D" w:rsidRPr="00E27D6C" w:rsidRDefault="0055136D" w:rsidP="00E27D6C">
      <w:pPr>
        <w:spacing w:line="360" w:lineRule="auto"/>
        <w:rPr>
          <w:rFonts w:ascii="Times New Roman" w:hAnsi="Times New Roman" w:cs="Times New Roman"/>
          <w:rPrChange w:id="1304" w:author="Wangjingyi Liao" w:date="2025-06-03T21:53:00Z" w16du:dateUtc="2025-06-03T20:53:00Z">
            <w:rPr/>
          </w:rPrChange>
        </w:rPr>
        <w:pPrChange w:id="1305" w:author="Wangjingyi Liao" w:date="2025-06-03T21:53:00Z" w16du:dateUtc="2025-06-03T20:53:00Z">
          <w:pPr/>
        </w:pPrChange>
      </w:pPr>
      <w:r w:rsidRPr="00E27D6C">
        <w:rPr>
          <w:rFonts w:ascii="Times New Roman" w:eastAsia="Calibri" w:hAnsi="Times New Roman" w:cs="Times New Roman"/>
          <w:color w:val="000000" w:themeColor="text1"/>
          <w:rPrChange w:id="1306" w:author="Wangjingyi Liao" w:date="2025-06-03T21:53:00Z" w16du:dateUtc="2025-06-03T20:53:00Z">
            <w:rPr>
              <w:rFonts w:eastAsia="Calibri" w:cstheme="minorHAnsi"/>
              <w:color w:val="000000" w:themeColor="text1"/>
            </w:rPr>
          </w:rPrChange>
        </w:rPr>
        <w:t xml:space="preserve">Together, our findings highlight how isolating transdiagnostic genetic risk from major psychiatric disorders provides novel insight into disorder-specific genetic architecture and a more nuanced understanding of their comorbidities and co-occurrences with psychological and health-related traits. Consequently, our findings emphasize the significance of considering specificity as well as generality in psychiatric genetics. By demonstrating distinct genetic correlations and outcomes associated with psychiatric conditions independent of transdiagnostic effects, our findings pave the way for new avenues of research. One such application is the use of non-p summary statistics to create polygenic scores that index greater specificity in psychiatric disorders.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551B6A5A" w14:textId="77777777" w:rsidR="00677F1D" w:rsidRPr="00E27D6C" w:rsidRDefault="00677F1D" w:rsidP="00E27D6C">
      <w:pPr>
        <w:spacing w:beforeLines="20" w:before="48" w:line="360" w:lineRule="auto"/>
        <w:rPr>
          <w:rFonts w:ascii="Times New Roman" w:hAnsi="Times New Roman" w:cs="Times New Roman"/>
          <w:lang w:eastAsia="zh-CN"/>
          <w:rPrChange w:id="1307" w:author="Wangjingyi Liao" w:date="2025-06-03T21:53:00Z" w16du:dateUtc="2025-06-03T20:53:00Z">
            <w:rPr>
              <w:rFonts w:cstheme="minorHAnsi" w:hint="eastAsia"/>
              <w:lang w:eastAsia="zh-CN"/>
            </w:rPr>
          </w:rPrChange>
        </w:rPr>
        <w:pPrChange w:id="1308" w:author="Wangjingyi Liao" w:date="2025-06-03T21:53:00Z" w16du:dateUtc="2025-06-03T20:53:00Z">
          <w:pPr>
            <w:spacing w:beforeLines="20" w:before="48" w:line="288" w:lineRule="exact"/>
          </w:pPr>
        </w:pPrChange>
      </w:pPr>
    </w:p>
    <w:p w14:paraId="3CF2E363" w14:textId="6512D0B7" w:rsidR="00677F1D" w:rsidRPr="00E27D6C" w:rsidRDefault="00677F1D" w:rsidP="00E27D6C">
      <w:pPr>
        <w:spacing w:beforeLines="20" w:before="48" w:line="360" w:lineRule="auto"/>
        <w:rPr>
          <w:rFonts w:ascii="Times New Roman" w:hAnsi="Times New Roman" w:cs="Times New Roman"/>
          <w:b/>
          <w:bCs/>
          <w:lang w:eastAsia="zh-CN"/>
          <w:rPrChange w:id="1309" w:author="Wangjingyi Liao" w:date="2025-06-03T21:53:00Z" w16du:dateUtc="2025-06-03T20:53:00Z">
            <w:rPr>
              <w:rFonts w:cstheme="minorHAnsi"/>
              <w:b/>
              <w:bCs/>
              <w:lang w:eastAsia="zh-CN"/>
            </w:rPr>
          </w:rPrChange>
        </w:rPr>
        <w:pPrChange w:id="1310" w:author="Wangjingyi Liao" w:date="2025-06-03T21:53:00Z" w16du:dateUtc="2025-06-03T20:53:00Z">
          <w:pPr>
            <w:spacing w:beforeLines="20" w:before="48" w:line="288" w:lineRule="exact"/>
          </w:pPr>
        </w:pPrChange>
      </w:pPr>
      <w:r w:rsidRPr="00E27D6C">
        <w:rPr>
          <w:rFonts w:ascii="Times New Roman" w:hAnsi="Times New Roman" w:cs="Times New Roman"/>
          <w:b/>
          <w:bCs/>
          <w:lang w:eastAsia="zh-CN"/>
          <w:rPrChange w:id="1311" w:author="Wangjingyi Liao" w:date="2025-06-03T21:53:00Z" w16du:dateUtc="2025-06-03T20:53:00Z">
            <w:rPr>
              <w:rFonts w:cstheme="minorHAnsi" w:hint="eastAsia"/>
              <w:b/>
              <w:bCs/>
              <w:lang w:eastAsia="zh-CN"/>
            </w:rPr>
          </w:rPrChange>
        </w:rPr>
        <w:t xml:space="preserve">Limitation </w:t>
      </w:r>
    </w:p>
    <w:p w14:paraId="79762664" w14:textId="77777777" w:rsidR="00677F1D" w:rsidRPr="00E27D6C" w:rsidRDefault="00677F1D" w:rsidP="00E27D6C">
      <w:pPr>
        <w:spacing w:beforeLines="20" w:before="48" w:line="360" w:lineRule="auto"/>
        <w:rPr>
          <w:rFonts w:ascii="Times New Roman" w:hAnsi="Times New Roman" w:cs="Times New Roman"/>
          <w:b/>
          <w:bCs/>
          <w:lang w:eastAsia="zh-CN"/>
          <w:rPrChange w:id="1312" w:author="Wangjingyi Liao" w:date="2025-06-03T21:53:00Z" w16du:dateUtc="2025-06-03T20:53:00Z">
            <w:rPr>
              <w:rFonts w:cstheme="minorHAnsi" w:hint="eastAsia"/>
              <w:b/>
              <w:bCs/>
              <w:lang w:eastAsia="zh-CN"/>
            </w:rPr>
          </w:rPrChange>
        </w:rPr>
        <w:pPrChange w:id="1313" w:author="Wangjingyi Liao" w:date="2025-06-03T21:53:00Z" w16du:dateUtc="2025-06-03T20:53:00Z">
          <w:pPr>
            <w:spacing w:beforeLines="20" w:before="48" w:line="288" w:lineRule="exact"/>
          </w:pPr>
        </w:pPrChange>
      </w:pPr>
    </w:p>
    <w:p w14:paraId="39218905" w14:textId="538B96BF" w:rsidR="0055136D" w:rsidRPr="00E27D6C" w:rsidRDefault="0055136D" w:rsidP="00E27D6C">
      <w:pPr>
        <w:spacing w:beforeLines="20" w:before="48" w:line="360" w:lineRule="auto"/>
        <w:rPr>
          <w:rFonts w:ascii="Times New Roman" w:eastAsia="Calibri" w:hAnsi="Times New Roman" w:cs="Times New Roman"/>
          <w:color w:val="000000" w:themeColor="text1"/>
          <w:rPrChange w:id="1314" w:author="Wangjingyi Liao" w:date="2025-06-03T21:53:00Z" w16du:dateUtc="2025-06-03T20:53:00Z">
            <w:rPr>
              <w:rFonts w:eastAsia="Calibri"/>
              <w:color w:val="000000" w:themeColor="text1"/>
            </w:rPr>
          </w:rPrChange>
        </w:rPr>
        <w:pPrChange w:id="1315"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316" w:author="Wangjingyi Liao" w:date="2025-06-03T21:53:00Z" w16du:dateUtc="2025-06-03T20:53:00Z">
            <w:rPr>
              <w:rFonts w:eastAsia="Calibri"/>
              <w:color w:val="000000" w:themeColor="text1"/>
            </w:rPr>
          </w:rPrChange>
        </w:rPr>
        <w:t xml:space="preserve">Our findings need to be interpreted in the context of their limitations. The most important limitation is that our research begins with case-control GWAS based on traditional diagnoses perfused with transdiagnostic effects. This points to the need for GWA research using phenotypes that correspond more closely to the genetic architecture of psychopathology. The origin of psychiatric nosology is historical rather than empirical; progress depends on more empirically derived dimensional approaches such as </w:t>
      </w:r>
      <w:proofErr w:type="spellStart"/>
      <w:r w:rsidRPr="00E27D6C">
        <w:rPr>
          <w:rFonts w:ascii="Times New Roman" w:eastAsia="Calibri" w:hAnsi="Times New Roman" w:cs="Times New Roman"/>
          <w:color w:val="000000" w:themeColor="text1"/>
          <w:rPrChange w:id="1317" w:author="Wangjingyi Liao" w:date="2025-06-03T21:53:00Z" w16du:dateUtc="2025-06-03T20:53:00Z">
            <w:rPr>
              <w:rFonts w:eastAsia="Calibri"/>
              <w:color w:val="000000" w:themeColor="text1"/>
            </w:rPr>
          </w:rPrChange>
        </w:rPr>
        <w:t>HiTop</w:t>
      </w:r>
      <w:proofErr w:type="spellEnd"/>
      <w:r w:rsidRPr="00E27D6C">
        <w:rPr>
          <w:rFonts w:ascii="Times New Roman" w:eastAsia="Calibri" w:hAnsi="Times New Roman" w:cs="Times New Roman"/>
          <w:color w:val="000000" w:themeColor="text1"/>
          <w:rPrChange w:id="1318" w:author="Wangjingyi Liao" w:date="2025-06-03T21:53:00Z" w16du:dateUtc="2025-06-03T20:53:00Z">
            <w:rPr>
              <w:rFonts w:eastAsia="Calibri"/>
              <w:color w:val="000000" w:themeColor="text1"/>
            </w:rPr>
          </w:rPrChange>
        </w:rPr>
        <w:t xml:space="preserve"> </w:t>
      </w:r>
      <w:r w:rsidRPr="00E27D6C">
        <w:rPr>
          <w:rFonts w:ascii="Times New Roman" w:eastAsia="Calibri" w:hAnsi="Times New Roman" w:cs="Times New Roman"/>
          <w:color w:val="000000" w:themeColor="text1"/>
          <w:rPrChange w:id="1319" w:author="Wangjingyi Liao" w:date="2025-06-03T21:53:00Z" w16du:dateUtc="2025-06-03T20:53:00Z">
            <w:rPr>
              <w:rFonts w:eastAsia="Calibri"/>
              <w:color w:val="000000" w:themeColor="text1"/>
            </w:rPr>
          </w:rPrChange>
        </w:rPr>
        <w:fldChar w:fldCharType="begin">
          <w:fldData xml:space="preserve">PEVuZE5vdGU+PENpdGU+PEF1dGhvcj5Lb3RvdjwvQXV0aG9yPjxZZWFyPjIwMTc8L1llYXI+PFJl
Y051bT40MDA8L1JlY051bT48RGlzcGxheVRleHQ+PHN0eWxlIGZhY2U9InN1cGVyc2NyaXB0Ij4z
ODwvc3R5bGU+PC9EaXNwbGF5VGV4dD48cmVjb3JkPjxyZWMtbnVtYmVyPjQwMDwvcmVjLW51bWJl
cj48Zm9yZWlnbi1rZXlzPjxrZXkgYXBwPSJFTiIgZGItaWQ9Inh3Zng5MGYwNTUyMno4ZTJzem81
dHJ3dDl0c2FhZXB0YXh2ZCIgdGltZXN0YW1wPSIxNzM4NTk0NzM5IiBndWlkPSIyNDc1YmJhNy03
NWM5LTQ5ODgtOGU4YS1hZTM1M2UyZmJlZGMiPjQwMDwva2V5PjwvZm9yZWlnbi1rZXlzPjxyZWYt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PEVuZE5vdGU+PENpdGU+PEF1dGhvcj5Lb3RvdjwvQXV0aG9yPjxZZWFyPjIwMTc8L1llYXI+PFJl
Y051bT40MDA8L1JlY051bT48RGlzcGxheVRleHQ+PHN0eWxlIGZhY2U9InN1cGVyc2NyaXB0Ij4z
ODwvc3R5bGU+PC9EaXNwbGF5VGV4dD48cmVjb3JkPjxyZWMtbnVtYmVyPjQwMDwvcmVjLW51bWJl
cj48Zm9yZWlnbi1rZXlzPjxrZXkgYXBwPSJFTiIgZGItaWQ9Inh3Zng5MGYwNTUyMno4ZTJzem81
dHJ3dDl0c2FhZXB0YXh2ZCIgdGltZXN0YW1wPSIxNzM4NTk0NzM5IiBndWlkPSIyNDc1YmJhNy03
NWM5LTQ5ODgtOGU4YS1hZTM1M2UyZmJlZGMiPjQwMDwva2V5PjwvZm9yZWlnbi1rZXlzPjxyZWYt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320"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38</w:t>
      </w:r>
      <w:r w:rsidRPr="00E27D6C">
        <w:rPr>
          <w:rFonts w:ascii="Times New Roman" w:eastAsia="Calibri" w:hAnsi="Times New Roman" w:cs="Times New Roman"/>
          <w:color w:val="000000" w:themeColor="text1"/>
          <w:rPrChange w:id="1321"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22" w:author="Wangjingyi Liao" w:date="2025-06-03T21:53:00Z" w16du:dateUtc="2025-06-03T20:53:00Z">
            <w:rPr>
              <w:rFonts w:eastAsia="Calibri"/>
              <w:color w:val="000000" w:themeColor="text1"/>
            </w:rPr>
          </w:rPrChange>
        </w:rPr>
        <w:t xml:space="preserve"> and </w:t>
      </w:r>
      <w:proofErr w:type="spellStart"/>
      <w:r w:rsidRPr="00E27D6C">
        <w:rPr>
          <w:rFonts w:ascii="Times New Roman" w:eastAsia="Calibri" w:hAnsi="Times New Roman" w:cs="Times New Roman"/>
          <w:color w:val="000000" w:themeColor="text1"/>
          <w:rPrChange w:id="1323" w:author="Wangjingyi Liao" w:date="2025-06-03T21:53:00Z" w16du:dateUtc="2025-06-03T20:53:00Z">
            <w:rPr>
              <w:rFonts w:eastAsia="Calibri"/>
              <w:color w:val="000000" w:themeColor="text1"/>
            </w:rPr>
          </w:rPrChange>
        </w:rPr>
        <w:t>Rdoc</w:t>
      </w:r>
      <w:proofErr w:type="spellEnd"/>
      <w:r w:rsidRPr="00E27D6C">
        <w:rPr>
          <w:rFonts w:ascii="Times New Roman" w:eastAsia="Calibri" w:hAnsi="Times New Roman" w:cs="Times New Roman"/>
          <w:color w:val="000000" w:themeColor="text1"/>
          <w:rPrChange w:id="1324" w:author="Wangjingyi Liao" w:date="2025-06-03T21:53:00Z" w16du:dateUtc="2025-06-03T20:53:00Z">
            <w:rPr>
              <w:rFonts w:eastAsia="Calibri"/>
              <w:color w:val="000000" w:themeColor="text1"/>
            </w:rPr>
          </w:rPrChange>
        </w:rPr>
        <w:t xml:space="preserve"> </w:t>
      </w:r>
      <w:r w:rsidRPr="00E27D6C">
        <w:rPr>
          <w:rFonts w:ascii="Times New Roman" w:eastAsia="Calibri" w:hAnsi="Times New Roman" w:cs="Times New Roman"/>
          <w:color w:val="000000" w:themeColor="text1"/>
          <w:rPrChange w:id="1325" w:author="Wangjingyi Liao" w:date="2025-06-03T21:53:00Z" w16du:dateUtc="2025-06-03T20:53:00Z">
            <w:rPr>
              <w:rFonts w:eastAsia="Calibri"/>
              <w:color w:val="000000" w:themeColor="text1"/>
            </w:rPr>
          </w:rPrChange>
        </w:rPr>
        <w:fldChar w:fldCharType="begin"/>
      </w:r>
      <w:r w:rsidR="00E27D6C">
        <w:rPr>
          <w:rFonts w:ascii="Times New Roman" w:eastAsia="Calibri" w:hAnsi="Times New Roman" w:cs="Times New Roman"/>
          <w:color w:val="000000" w:themeColor="text1"/>
        </w:rPr>
        <w:instrText xml:space="preserve"> ADDIN EN.CITE &lt;EndNote&gt;&lt;Cite&gt;&lt;Author&gt;Insel&lt;/Author&gt;&lt;Year&gt;2009&lt;/Year&gt;&lt;RecNum&gt;414&lt;/RecNum&gt;&lt;DisplayText&gt;&lt;style face="superscript"&gt;39&lt;/style&gt;&lt;/DisplayText&gt;&lt;record&gt;&lt;rec-number&gt;414&lt;/rec-number&gt;&lt;foreign-keys&gt;&lt;key app="EN" db-id="xwfx90f05522z8e2szo5trwt9tsaaeptaxvd" timestamp="1738594739" guid="d25d567f-70f4-4b5f-8462-da5839656f93"&gt;414&lt;/key&gt;&lt;/foreign-keys&gt;&lt;ref-type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0E27D6C">
        <w:rPr>
          <w:rFonts w:ascii="Times New Roman" w:eastAsia="Calibri" w:hAnsi="Times New Roman" w:cs="Times New Roman"/>
          <w:color w:val="000000" w:themeColor="text1"/>
          <w:rPrChange w:id="1326"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39</w:t>
      </w:r>
      <w:r w:rsidRPr="00E27D6C">
        <w:rPr>
          <w:rFonts w:ascii="Times New Roman" w:eastAsia="Calibri" w:hAnsi="Times New Roman" w:cs="Times New Roman"/>
          <w:color w:val="000000" w:themeColor="text1"/>
          <w:rPrChange w:id="1327"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28" w:author="Wangjingyi Liao" w:date="2025-06-03T21:53:00Z" w16du:dateUtc="2025-06-03T20:53:00Z">
            <w:rPr>
              <w:rFonts w:eastAsia="Calibri"/>
              <w:color w:val="000000" w:themeColor="text1"/>
            </w:rPr>
          </w:rPrChange>
        </w:rPr>
        <w:t xml:space="preserve">. </w:t>
      </w:r>
    </w:p>
    <w:p w14:paraId="0328D1D5" w14:textId="77777777" w:rsidR="00677F1D" w:rsidRPr="00E27D6C" w:rsidRDefault="00677F1D" w:rsidP="00E27D6C">
      <w:pPr>
        <w:spacing w:beforeLines="20" w:before="48" w:line="360" w:lineRule="auto"/>
        <w:rPr>
          <w:rFonts w:ascii="Times New Roman" w:hAnsi="Times New Roman" w:cs="Times New Roman"/>
          <w:lang w:eastAsia="zh-CN"/>
          <w:rPrChange w:id="1329" w:author="Wangjingyi Liao" w:date="2025-06-03T21:53:00Z" w16du:dateUtc="2025-06-03T20:53:00Z">
            <w:rPr>
              <w:rFonts w:hint="eastAsia"/>
              <w:lang w:eastAsia="zh-CN"/>
            </w:rPr>
          </w:rPrChange>
        </w:rPr>
        <w:pPrChange w:id="1330" w:author="Wangjingyi Liao" w:date="2025-06-03T21:53:00Z" w16du:dateUtc="2025-06-03T20:53:00Z">
          <w:pPr>
            <w:spacing w:beforeLines="20" w:before="48" w:line="288" w:lineRule="exact"/>
          </w:pPr>
        </w:pPrChange>
      </w:pPr>
    </w:p>
    <w:p w14:paraId="4054F2BD" w14:textId="72FF4A69" w:rsidR="00677F1D" w:rsidRPr="00E27D6C" w:rsidRDefault="00677F1D" w:rsidP="00E27D6C">
      <w:pPr>
        <w:spacing w:beforeLines="20" w:before="48" w:line="360" w:lineRule="auto"/>
        <w:rPr>
          <w:rFonts w:ascii="Times New Roman" w:hAnsi="Times New Roman" w:cs="Times New Roman"/>
          <w:rPrChange w:id="1331" w:author="Wangjingyi Liao" w:date="2025-06-03T21:53:00Z" w16du:dateUtc="2025-06-03T20:53:00Z">
            <w:rPr/>
          </w:rPrChange>
        </w:rPr>
        <w:pPrChange w:id="1332"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333" w:author="Wangjingyi Liao" w:date="2025-06-03T21:53:00Z" w16du:dateUtc="2025-06-03T20:53:00Z">
            <w:rPr>
              <w:rFonts w:eastAsia="Calibri"/>
              <w:color w:val="000000" w:themeColor="text1"/>
            </w:rPr>
          </w:rPrChange>
        </w:rPr>
        <w:t>Second, other limitations of our study reflect broader challenges in GWA research.</w:t>
      </w:r>
      <w:r w:rsidRPr="00E27D6C">
        <w:rPr>
          <w:rFonts w:ascii="Times New Roman" w:eastAsiaTheme="minorEastAsia" w:hAnsi="Times New Roman" w:cs="Times New Roman"/>
          <w:color w:val="000000" w:themeColor="text1"/>
          <w:lang w:eastAsia="zh-CN"/>
          <w:rPrChange w:id="1334" w:author="Wangjingyi Liao" w:date="2025-06-03T21:53:00Z" w16du:dateUtc="2025-06-03T20:53:00Z">
            <w:rPr>
              <w:rFonts w:eastAsiaTheme="minorEastAsia" w:hint="eastAsia"/>
              <w:color w:val="000000" w:themeColor="text1"/>
              <w:lang w:eastAsia="zh-CN"/>
            </w:rPr>
          </w:rPrChange>
        </w:rPr>
        <w:t xml:space="preserve"> </w:t>
      </w:r>
      <w:r w:rsidRPr="00E27D6C">
        <w:rPr>
          <w:rFonts w:ascii="Times New Roman" w:eastAsia="Calibri" w:hAnsi="Times New Roman" w:cs="Times New Roman"/>
          <w:color w:val="000000" w:themeColor="text1"/>
          <w:rPrChange w:id="1335" w:author="Wangjingyi Liao" w:date="2025-06-03T21:53:00Z" w16du:dateUtc="2025-06-03T20:53:00Z">
            <w:rPr>
              <w:rFonts w:eastAsia="Calibri"/>
              <w:color w:val="000000" w:themeColor="text1"/>
            </w:rPr>
          </w:rPrChange>
        </w:rPr>
        <w:t xml:space="preserve">For example, the GWA studies that are the basis for this research are largely limited to individuals of European ancestry, so the results reported here might not generalize beyond this population </w:t>
      </w:r>
      <w:r w:rsidRPr="00E27D6C">
        <w:rPr>
          <w:rFonts w:ascii="Times New Roman" w:eastAsia="Calibri" w:hAnsi="Times New Roman" w:cs="Times New Roman"/>
          <w:color w:val="000000" w:themeColor="text1"/>
          <w:rPrChange w:id="1336" w:author="Wangjingyi Liao" w:date="2025-06-03T21:53:00Z" w16du:dateUtc="2025-06-03T20:53:00Z">
            <w:rPr>
              <w:rFonts w:eastAsia="Calibri"/>
              <w:color w:val="000000" w:themeColor="text1"/>
            </w:rPr>
          </w:rPrChange>
        </w:rPr>
        <w:fldChar w:fldCharType="begin">
          <w:fldData xml:space="preserve">PEVuZE5vdGU+PENpdGU+PEF1dGhvcj5UdXJsZXk8L0F1dGhvcj48WWVhcj4yMDIxPC9ZZWFyPjxS
ZWNOdW0+NTM1PC9SZWNOdW0+PERpc3BsYXlUZXh0PjxzdHlsZSBmYWNlPSJzdXBlcnNjcmlwdCI+
NDAsNDE8L3N0eWxlPjwvRGlzcGxheVRleHQ+PHJlY29yZD48cmVjLW51bWJlcj41MzU8L3JlYy1u
dW1iZXI+PGZvcmVpZ24ta2V5cz48a2V5IGFwcD0iRU4iIGRiLWlkPSJ4d2Z4OTBmMDU1MjJ6OGUy
c3pvNXRyd3Q5dHNhYWVwdGF4dmQiIHRpbWVzdGFtcD0iMTczODU5Njc0MiIgZ3VpZD0iY2QzNjIz
ZTgtMjMzZi00ZDBjLWI2MmQtOTNkNWFkNzBkNzcyIj41MzU8L2tleT48L2ZvcmVpZ24ta2V5cz48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PC9ZZWFyPjxSZWNOdW0+NDI3PC9SZWNOdW0+PHJlY29yZD48cmVjLW51bWJlcj40Mjc8L3JlYy1u
dW1iZXI+PGZvcmVpZ24ta2V5cz48a2V5IGFwcD0iRU4iIGRiLWlkPSJ4d2Z4OTBmMDU1MjJ6OGUy
c3pvNXRyd3Q5dHNhYWVwdGF4dmQiIHRpbWVzdGFtcD0iMTczODU5NTAyNCIgZ3VpZD0iOTNmMTA1
MjYtMmZlYy00OTkwLWJkYmItZTQ0ODE5NTk5ZDIwIj40Mjc8L2tleT48L2ZvcmVpZ24ta2V5cz48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PEVuZE5vdGU+PENpdGU+PEF1dGhvcj5UdXJsZXk8L0F1dGhvcj48WWVhcj4yMDIxPC9ZZWFyPjxS
ZWNOdW0+NTM1PC9SZWNOdW0+PERpc3BsYXlUZXh0PjxzdHlsZSBmYWNlPSJzdXBlcnNjcmlwdCI+
NDAsNDE8L3N0eWxlPjwvRGlzcGxheVRleHQ+PHJlY29yZD48cmVjLW51bWJlcj41MzU8L3JlYy1u
dW1iZXI+PGZvcmVpZ24ta2V5cz48a2V5IGFwcD0iRU4iIGRiLWlkPSJ4d2Z4OTBmMDU1MjJ6OGUy
c3pvNXRyd3Q5dHNhYWVwdGF4dmQiIHRpbWVzdGFtcD0iMTczODU5Njc0MiIgZ3VpZD0iY2QzNjIz
ZTgtMjMzZi00ZDBjLWI2MmQtOTNkNWFkNzBkNzcyIj41MzU8L2tleT48L2ZvcmVpZ24ta2V5cz48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PC9ZZWFyPjxSZWNOdW0+NDI3PC9SZWNOdW0+PHJlY29yZD48cmVjLW51bWJlcj40Mjc8L3JlYy1u
dW1iZXI+PGZvcmVpZ24ta2V5cz48a2V5IGFwcD0iRU4iIGRiLWlkPSJ4d2Z4OTBmMDU1MjJ6OGUy
c3pvNXRyd3Q5dHNhYWVwdGF4dmQiIHRpbWVzdGFtcD0iMTczODU5NTAyNCIgZ3VpZD0iOTNmMTA1
MjYtMmZlYy00OTkwLWJkYmItZTQ0ODE5NTk5ZDIwIj40Mjc8L2tleT48L2ZvcmVpZ24ta2V5cz48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337"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40,41</w:t>
      </w:r>
      <w:r w:rsidRPr="00E27D6C">
        <w:rPr>
          <w:rFonts w:ascii="Times New Roman" w:eastAsia="Calibri" w:hAnsi="Times New Roman" w:cs="Times New Roman"/>
          <w:color w:val="000000" w:themeColor="text1"/>
          <w:rPrChange w:id="1338"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39" w:author="Wangjingyi Liao" w:date="2025-06-03T21:53:00Z" w16du:dateUtc="2025-06-03T20:53:00Z">
            <w:rPr>
              <w:rFonts w:eastAsia="Calibri"/>
              <w:color w:val="000000" w:themeColor="text1"/>
            </w:rPr>
          </w:rPrChange>
        </w:rPr>
        <w:t xml:space="preserve">. In addition, the contributing GWA studies are meta-analyses of different cohorts that may be subject to heterogeneity that cannot be fully quantified. Moreover, our research is limited by issues that could affect any GWA results, such as cross-trait assortative mating </w:t>
      </w:r>
      <w:r w:rsidRPr="00E27D6C">
        <w:rPr>
          <w:rFonts w:ascii="Times New Roman" w:eastAsia="Calibri" w:hAnsi="Times New Roman" w:cs="Times New Roman"/>
          <w:color w:val="000000" w:themeColor="text1"/>
          <w:rPrChange w:id="1340" w:author="Wangjingyi Liao" w:date="2025-06-03T21:53:00Z" w16du:dateUtc="2025-06-03T20:53:00Z">
            <w:rPr>
              <w:rFonts w:eastAsia="Calibri"/>
              <w:color w:val="000000" w:themeColor="text1"/>
            </w:rPr>
          </w:rPrChange>
        </w:rPr>
        <w:fldChar w:fldCharType="begin">
          <w:fldData xml:space="preserve">PEVuZE5vdGU+PENpdGU+PEF1dGhvcj5Cb3JkZXI8L0F1dGhvcj48WWVhcj4yMDIyPC9ZZWFyPjxS
ZWNOdW0+NDQ0PC9SZWNOdW0+PERpc3BsYXlUZXh0PjxzdHlsZSBmYWNlPSJzdXBlcnNjcmlwdCI+
NDI8L3N0eWxlPjwvRGlzcGxheVRleHQ+PHJlY29yZD48cmVjLW51bWJlcj40NDQ8L3JlYy1udW1i
ZXI+PGZvcmVpZ24ta2V5cz48a2V5IGFwcD0iRU4iIGRiLWlkPSJ4d2Z4OTBmMDU1MjJ6OGUyc3pv
NXRyd3Q5dHNhYWVwdGF4dmQiIHRpbWVzdGFtcD0iMTczODU5NTY1MyIgZ3VpZD0iMTZmODhmNGQt
YjllZC00MDBkLWE5N2UtMjFjYzFjNjBjNzVmIj40NDQ8L2tleT48L2ZvcmVpZ24ta2V5cz48cmVm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PEVuZE5vdGU+PENpdGU+PEF1dGhvcj5Cb3JkZXI8L0F1dGhvcj48WWVhcj4yMDIyPC9ZZWFyPjxS
ZWNOdW0+NDQ0PC9SZWNOdW0+PERpc3BsYXlUZXh0PjxzdHlsZSBmYWNlPSJzdXBlcnNjcmlwdCI+
NDI8L3N0eWxlPjwvRGlzcGxheVRleHQ+PHJlY29yZD48cmVjLW51bWJlcj40NDQ8L3JlYy1udW1i
ZXI+PGZvcmVpZ24ta2V5cz48a2V5IGFwcD0iRU4iIGRiLWlkPSJ4d2Z4OTBmMDU1MjJ6OGUyc3pv
NXRyd3Q5dHNhYWVwdGF4dmQiIHRpbWVzdGFtcD0iMTczODU5NTY1MyIgZ3VpZD0iMTZmODhmNGQt
YjllZC00MDBkLWE5N2UtMjFjYzFjNjBjNzVmIj40NDQ8L2tleT48L2ZvcmVpZ24ta2V5cz48cmVm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341"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42</w:t>
      </w:r>
      <w:r w:rsidRPr="00E27D6C">
        <w:rPr>
          <w:rFonts w:ascii="Times New Roman" w:eastAsia="Calibri" w:hAnsi="Times New Roman" w:cs="Times New Roman"/>
          <w:color w:val="000000" w:themeColor="text1"/>
          <w:rPrChange w:id="1342"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43" w:author="Wangjingyi Liao" w:date="2025-06-03T21:53:00Z" w16du:dateUtc="2025-06-03T20:53:00Z">
            <w:rPr>
              <w:rFonts w:eastAsia="Calibri"/>
              <w:color w:val="000000" w:themeColor="text1"/>
            </w:rPr>
          </w:rPrChange>
        </w:rPr>
        <w:t xml:space="preserve"> and population stratification </w:t>
      </w:r>
      <w:r w:rsidRPr="00E27D6C">
        <w:rPr>
          <w:rFonts w:ascii="Times New Roman" w:eastAsia="Calibri" w:hAnsi="Times New Roman" w:cs="Times New Roman"/>
          <w:color w:val="000000" w:themeColor="text1"/>
          <w:rPrChange w:id="1344" w:author="Wangjingyi Liao" w:date="2025-06-03T21:53:00Z" w16du:dateUtc="2025-06-03T20:53:00Z">
            <w:rPr>
              <w:rFonts w:eastAsia="Calibri"/>
              <w:color w:val="000000" w:themeColor="text1"/>
            </w:rPr>
          </w:rPrChange>
        </w:rPr>
        <w:fldChar w:fldCharType="begin">
          <w:fldData xml:space="preserve">PEVuZE5vdGU+PENpdGU+PEF1dGhvcj5Ob3ZlbWJyZTwvQXV0aG9yPjxZZWFyPjIwMDg8L1llYXI+
PFJlY051bT40NDM8L1JlY051bT48RGlzcGxheVRleHQ+PHN0eWxlIGZhY2U9InN1cGVyc2NyaXB0
Ij40Mzwvc3R5bGU+PC9EaXNwbGF5VGV4dD48cmVjb3JkPjxyZWMtbnVtYmVyPjQ0MzwvcmVjLW51
bWJlcj48Zm9yZWlnbi1rZXlzPjxrZXkgYXBwPSJFTiIgZGItaWQ9Inh3Zng5MGYwNTUyMno4ZTJz
em81dHJ3dDl0c2FhZXB0YXh2ZCIgdGltZXN0YW1wPSIxNzM4NTk1NjI4IiBndWlkPSI4ZTJiNTc5
ZS1lZmU5LTRlNTYtODE5Mi1lZjE5ZTUwNDgwMDIiPjQ0Mzwva2V5PjwvZm9yZWlnbi1rZXlzPjxy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PEVuZE5vdGU+PENpdGU+PEF1dGhvcj5Ob3ZlbWJyZTwvQXV0aG9yPjxZZWFyPjIwMDg8L1llYXI+
PFJlY051bT40NDM8L1JlY051bT48RGlzcGxheVRleHQ+PHN0eWxlIGZhY2U9InN1cGVyc2NyaXB0
Ij40Mzwvc3R5bGU+PC9EaXNwbGF5VGV4dD48cmVjb3JkPjxyZWMtbnVtYmVyPjQ0MzwvcmVjLW51
bWJlcj48Zm9yZWlnbi1rZXlzPjxrZXkgYXBwPSJFTiIgZGItaWQ9Inh3Zng5MGYwNTUyMno4ZTJz
em81dHJ3dDl0c2FhZXB0YXh2ZCIgdGltZXN0YW1wPSIxNzM4NTk1NjI4IiBndWlkPSI4ZTJiNTc5
ZS1lZmU5LTRlNTYtODE5Mi1lZjE5ZTUwNDgwMDIiPjQ0Mzwva2V5PjwvZm9yZWlnbi1rZXlzPjxy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345"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43</w:t>
      </w:r>
      <w:r w:rsidRPr="00E27D6C">
        <w:rPr>
          <w:rFonts w:ascii="Times New Roman" w:eastAsia="Calibri" w:hAnsi="Times New Roman" w:cs="Times New Roman"/>
          <w:color w:val="000000" w:themeColor="text1"/>
          <w:rPrChange w:id="1346"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47" w:author="Wangjingyi Liao" w:date="2025-06-03T21:53:00Z" w16du:dateUtc="2025-06-03T20:53:00Z">
            <w:rPr>
              <w:rFonts w:eastAsia="Calibri"/>
              <w:color w:val="000000" w:themeColor="text1"/>
            </w:rPr>
          </w:rPrChange>
        </w:rPr>
        <w:t>.</w:t>
      </w:r>
    </w:p>
    <w:p w14:paraId="19881EF1" w14:textId="77777777" w:rsidR="00677F1D" w:rsidRPr="00E27D6C" w:rsidRDefault="00677F1D" w:rsidP="00E27D6C">
      <w:pPr>
        <w:spacing w:beforeLines="20" w:before="48" w:line="360" w:lineRule="auto"/>
        <w:rPr>
          <w:rFonts w:ascii="Times New Roman" w:hAnsi="Times New Roman" w:cs="Times New Roman"/>
          <w:lang w:eastAsia="zh-CN"/>
          <w:rPrChange w:id="1348" w:author="Wangjingyi Liao" w:date="2025-06-03T21:53:00Z" w16du:dateUtc="2025-06-03T20:53:00Z">
            <w:rPr>
              <w:rFonts w:hint="eastAsia"/>
              <w:lang w:eastAsia="zh-CN"/>
            </w:rPr>
          </w:rPrChange>
        </w:rPr>
        <w:pPrChange w:id="1349" w:author="Wangjingyi Liao" w:date="2025-06-03T21:53:00Z" w16du:dateUtc="2025-06-03T20:53:00Z">
          <w:pPr>
            <w:spacing w:beforeLines="20" w:before="48" w:line="288" w:lineRule="exact"/>
          </w:pPr>
        </w:pPrChange>
      </w:pPr>
    </w:p>
    <w:p w14:paraId="4654DB14" w14:textId="24D96F01" w:rsidR="0055136D" w:rsidRPr="00E27D6C" w:rsidRDefault="00677F1D" w:rsidP="00E27D6C">
      <w:pPr>
        <w:spacing w:beforeLines="20" w:before="48" w:line="360" w:lineRule="auto"/>
        <w:rPr>
          <w:rFonts w:ascii="Times New Roman" w:eastAsia="Calibri" w:hAnsi="Times New Roman" w:cs="Times New Roman"/>
          <w:color w:val="000000" w:themeColor="text1"/>
          <w:rPrChange w:id="1350" w:author="Wangjingyi Liao" w:date="2025-06-03T21:53:00Z" w16du:dateUtc="2025-06-03T20:53:00Z">
            <w:rPr>
              <w:rFonts w:eastAsia="Calibri"/>
              <w:color w:val="000000" w:themeColor="text1"/>
            </w:rPr>
          </w:rPrChange>
        </w:rPr>
        <w:pPrChange w:id="1351"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352" w:author="Wangjingyi Liao" w:date="2025-06-03T21:53:00Z" w16du:dateUtc="2025-06-03T20:53:00Z">
            <w:rPr>
              <w:rFonts w:eastAsia="Calibri"/>
              <w:color w:val="000000" w:themeColor="text1"/>
            </w:rPr>
          </w:rPrChange>
        </w:rPr>
        <w:t xml:space="preserve">Two additional considerations are important when interpreting our results. While SEM is a powerful tool for modelling genetic overlap across traits, the resulting factors do not </w:t>
      </w:r>
      <w:r w:rsidRPr="00E27D6C">
        <w:rPr>
          <w:rFonts w:ascii="Times New Roman" w:eastAsia="Calibri" w:hAnsi="Times New Roman" w:cs="Times New Roman"/>
          <w:color w:val="000000" w:themeColor="text1"/>
          <w:rPrChange w:id="1353" w:author="Wangjingyi Liao" w:date="2025-06-03T21:53:00Z" w16du:dateUtc="2025-06-03T20:53:00Z">
            <w:rPr>
              <w:rFonts w:eastAsia="Calibri"/>
              <w:color w:val="000000" w:themeColor="text1"/>
            </w:rPr>
          </w:rPrChange>
        </w:rPr>
        <w:lastRenderedPageBreak/>
        <w:t xml:space="preserve">represent causal entities </w:t>
      </w:r>
      <w:r w:rsidRPr="00E27D6C">
        <w:rPr>
          <w:rFonts w:ascii="Times New Roman" w:eastAsia="Calibri" w:hAnsi="Times New Roman" w:cs="Times New Roman"/>
          <w:color w:val="000000" w:themeColor="text1"/>
          <w:rPrChange w:id="1354" w:author="Wangjingyi Liao" w:date="2025-06-03T21:53:00Z" w16du:dateUtc="2025-06-03T20:53:00Z">
            <w:rPr>
              <w:rFonts w:eastAsia="Calibri"/>
              <w:color w:val="000000" w:themeColor="text1"/>
            </w:rPr>
          </w:rPrChange>
        </w:rPr>
        <w:fldChar w:fldCharType="begin">
          <w:fldData xml:space="preserve">PEVuZE5vdGU+PENpdGU+PEF1dGhvcj52YW4gTG9vPC9BdXRob3I+PFllYXI+MjAyMjwvWWVhcj48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PEVuZE5vdGU+PENpdGU+PEF1dGhvcj52YW4gTG9vPC9BdXRob3I+PFllYXI+MjAyMjwvWWVhcj48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E27D6C">
        <w:rPr>
          <w:rFonts w:ascii="Times New Roman" w:eastAsia="Calibri" w:hAnsi="Times New Roman" w:cs="Times New Roman"/>
          <w:color w:val="000000" w:themeColor="text1"/>
          <w:rPrChange w:id="1355"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44</w:t>
      </w:r>
      <w:r w:rsidRPr="00E27D6C">
        <w:rPr>
          <w:rFonts w:ascii="Times New Roman" w:eastAsia="Calibri" w:hAnsi="Times New Roman" w:cs="Times New Roman"/>
          <w:color w:val="000000" w:themeColor="text1"/>
          <w:rPrChange w:id="1356"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57" w:author="Wangjingyi Liao" w:date="2025-06-03T21:53:00Z" w16du:dateUtc="2025-06-03T20:53:00Z">
            <w:rPr>
              <w:rFonts w:eastAsia="Calibri"/>
              <w:color w:val="000000" w:themeColor="text1"/>
            </w:rPr>
          </w:rPrChange>
        </w:rPr>
        <w:t xml:space="preserve"> and are sensitive to constructs included in the model </w:t>
      </w:r>
      <w:r w:rsidRPr="00E27D6C">
        <w:rPr>
          <w:rFonts w:ascii="Times New Roman" w:eastAsia="Calibri" w:hAnsi="Times New Roman" w:cs="Times New Roman"/>
          <w:color w:val="000000" w:themeColor="text1"/>
          <w:rPrChange w:id="1358" w:author="Wangjingyi Liao" w:date="2025-06-03T21:53:00Z" w16du:dateUtc="2025-06-03T20:53:00Z">
            <w:rPr>
              <w:rFonts w:eastAsia="Calibri"/>
              <w:color w:val="000000" w:themeColor="text1"/>
            </w:rPr>
          </w:rPrChange>
        </w:rPr>
        <w:fldChar w:fldCharType="begin"/>
      </w:r>
      <w:r w:rsidR="00E27D6C">
        <w:rPr>
          <w:rFonts w:ascii="Times New Roman" w:eastAsia="Calibri" w:hAnsi="Times New Roman" w:cs="Times New Roman"/>
          <w:color w:val="000000" w:themeColor="text1"/>
        </w:rPr>
        <w:instrText xml:space="preserve"> ADDIN EN.CITE &lt;EndNote&gt;&lt;Cite&gt;&lt;Author&gt;Watts&lt;/Author&gt;&lt;Year&gt;2020&lt;/Year&gt;&lt;RecNum&gt;645&lt;/RecNum&gt;&lt;DisplayText&gt;&lt;style face="superscript"&gt;45&lt;/style&gt;&lt;/DisplayText&gt;&lt;record&gt;&lt;rec-number&gt;645&lt;/rec-number&gt;&lt;foreign-keys&gt;&lt;key app="EN" db-id="xwfx90f05522z8e2szo5trwt9tsaaeptaxvd" timestamp="1748981804" guid="fe8792b5-400f-44e0-8527-5553bdc54f53"&gt;645&lt;/key&gt;&lt;/foreign-keys&gt;&lt;ref-type name="Journal Article"&gt;17&lt;/ref-type&gt;&lt;contributors&gt;&lt;authors&gt;&lt;author&gt;Watts, A. L.&lt;/author&gt;&lt;author&gt;Lane, S. P.&lt;/author&gt;&lt;author&gt;Bonifay, W.&lt;/author&gt;&lt;author&gt;Steinley, D.&lt;/author&gt;&lt;author&gt;Meyer, F. A. C.&lt;/author&gt;&lt;/authors&gt;&lt;/contributors&gt;&lt;auth-address&gt;Department of Psychological Sciences, University of Missouri, Columbia, MO, USA.&amp;#xD;Department of Psychological Sciences, Purdue University, West Lafayette, IN, USA.&amp;#xD;Department of Education, School, and Counseling Psychology, University of Missouri, Columbia, MO, USA.&amp;#xD;Department of Psychology, Vanderbilt University, Nashville, TN, USA.&lt;/auth-address&gt;&lt;titles&gt;&lt;title&gt;Building theories on top of, and not independent of, statistical models: The case of the p-factor&lt;/title&gt;&lt;secondary-title&gt;Psychol Inq&lt;/secondary-title&gt;&lt;/titles&gt;&lt;periodical&gt;&lt;full-title&gt;Psychol Inq&lt;/full-title&gt;&lt;/periodical&gt;&lt;pages&gt;310-320&lt;/pages&gt;&lt;volume&gt;31&lt;/volume&gt;&lt;number&gt;4&lt;/number&gt;&lt;edition&gt;20210107&lt;/edition&gt;&lt;dates&gt;&lt;year&gt;2020&lt;/year&gt;&lt;/dates&gt;&lt;isbn&gt;1047-840X (Print)&amp;#xD;1047-840x&lt;/isbn&gt;&lt;accession-num&gt;33510565&lt;/accession-num&gt;&lt;urls&gt;&lt;/urls&gt;&lt;custom2&gt;PMC7839945&lt;/custom2&gt;&lt;custom6&gt;NIHMS1657648&lt;/custom6&gt;&lt;electronic-resource-num&gt;10.1080/1047840x.2020.1853476&lt;/electronic-resource-num&gt;&lt;remote-database-provider&gt;NLM&lt;/remote-database-provider&gt;&lt;language&gt;eng&lt;/language&gt;&lt;/record&gt;&lt;/Cite&gt;&lt;/EndNote&gt;</w:instrText>
      </w:r>
      <w:r w:rsidRPr="00E27D6C">
        <w:rPr>
          <w:rFonts w:ascii="Times New Roman" w:eastAsia="Calibri" w:hAnsi="Times New Roman" w:cs="Times New Roman"/>
          <w:color w:val="000000" w:themeColor="text1"/>
          <w:rPrChange w:id="1359"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45</w:t>
      </w:r>
      <w:r w:rsidRPr="00E27D6C">
        <w:rPr>
          <w:rFonts w:ascii="Times New Roman" w:eastAsia="Calibri" w:hAnsi="Times New Roman" w:cs="Times New Roman"/>
          <w:color w:val="000000" w:themeColor="text1"/>
          <w:rPrChange w:id="1360" w:author="Wangjingyi Liao" w:date="2025-06-03T21:53:00Z" w16du:dateUtc="2025-06-03T20:53:00Z">
            <w:rPr>
              <w:rFonts w:eastAsia="Calibri"/>
              <w:color w:val="000000" w:themeColor="text1"/>
            </w:rPr>
          </w:rPrChange>
        </w:rPr>
        <w:fldChar w:fldCharType="end"/>
      </w:r>
      <w:r w:rsidRPr="00E27D6C">
        <w:rPr>
          <w:rFonts w:ascii="Times New Roman" w:eastAsia="Calibri" w:hAnsi="Times New Roman" w:cs="Times New Roman"/>
          <w:color w:val="000000" w:themeColor="text1"/>
          <w:rPrChange w:id="1361" w:author="Wangjingyi Liao" w:date="2025-06-03T21:53:00Z" w16du:dateUtc="2025-06-03T20:53:00Z">
            <w:rPr>
              <w:rFonts w:eastAsia="Calibri"/>
              <w:color w:val="000000" w:themeColor="text1"/>
            </w:rPr>
          </w:rPrChange>
        </w:rPr>
        <w:t xml:space="preserve">. The p-factor therefore reflects patterns of genetic covariance among the eleven disorders as captured in the current GWA studies. As such, the p-factor should not be interpreted as a definitive index of general psychopathology, but rather as a data-driven summary of genetic covariance across the included disorders. Similarly, non-p PGSs were constructed by statistically removing variance associated with p, but this process is imperfect. Therefore, non-p PGSs should be interpreted as approximations of residual trait-specific liability, not as pure indicators of specificity. </w:t>
      </w:r>
      <w:r w:rsidR="0055136D" w:rsidRPr="00E27D6C">
        <w:rPr>
          <w:rFonts w:ascii="Times New Roman" w:eastAsia="Calibri" w:hAnsi="Times New Roman" w:cs="Times New Roman"/>
          <w:color w:val="000000" w:themeColor="text1"/>
          <w:rPrChange w:id="1362" w:author="Wangjingyi Liao" w:date="2025-06-03T21:53:00Z" w16du:dateUtc="2025-06-03T20:53:00Z">
            <w:rPr>
              <w:rFonts w:eastAsia="Calibri"/>
              <w:color w:val="000000" w:themeColor="text1"/>
            </w:rPr>
          </w:rPrChange>
        </w:rPr>
        <w:t xml:space="preserve">We suggest that p will be similarly valuable for understanding general genetic influences, and that isolating the transdiagnostic effects captured by p will be useful in sharpening research on specific genetic influences, particularly in the context of developmental psychopathology and clinical epidemiological studies. Genetic effects that are disorder-specific might inform future research into causes and consequences of psychiatric conditions applying causal designs including mendelian randomization and longitudinal models </w:t>
      </w:r>
      <w:r w:rsidR="0055136D" w:rsidRPr="00E27D6C">
        <w:rPr>
          <w:rFonts w:ascii="Times New Roman" w:eastAsia="Calibri" w:hAnsi="Times New Roman" w:cs="Times New Roman"/>
          <w:color w:val="000000" w:themeColor="text1"/>
          <w:rPrChange w:id="1363" w:author="Wangjingyi Liao" w:date="2025-06-03T21:53:00Z" w16du:dateUtc="2025-06-03T20:53:00Z">
            <w:rPr>
              <w:rFonts w:eastAsia="Calibri"/>
              <w:color w:val="000000" w:themeColor="text1"/>
            </w:rPr>
          </w:rPrChange>
        </w:rPr>
        <w:fldChar w:fldCharType="begin">
          <w:fldData xml:space="preserve">PEVuZE5vdGU+PENpdGU+PEF1dGhvcj5QaW5nYXVsdDwvQXV0aG9yPjxZZWFyPjIwMTY8L1llYXI+
PFJlY051bT41MDU8L1JlY051bT48RGlzcGxheVRleHQ+PHN0eWxlIGZhY2U9InN1cGVyc2NyaXB0
Ij40Niw0Nzwvc3R5bGU+PC9EaXNwbGF5VGV4dD48cmVjb3JkPjxyZWMtbnVtYmVyPjUwNTwvcmVj
LW51bWJlcj48Zm9yZWlnbi1rZXlzPjxrZXkgYXBwPSJFTiIgZGItaWQ9Inh3Zng5MGYwNTUyMno4
ZTJzem81dHJ3dDl0c2FhZXB0YXh2ZCIgdGltZXN0YW1wPSIxNzM4NTk2MzIwIiBndWlkPSI3ZTk1
ZWM5ZS05NGY2LTQwNmItYjUwOS05ZDBmYmM3ZWZkYjYiPjUwNTwva2V5PjwvZm9yZWlnbi1rZXlz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dXRob3I+QWxsZWdyaW5pPC9BdXRob3I+PFllYXI+MjAyMjwvWWVhcj48UmVjTnVtPjQzMzwvUmVj
TnVtPjxyZWNvcmQ+PHJlYy1udW1iZXI+NDMzPC9yZWMtbnVtYmVyPjxmb3JlaWduLWtleXM+PGtl
eSBhcHA9IkVOIiBkYi1pZD0ieHdmeDkwZjA1NTIyejhlMnN6bzV0cnd0OXRzYWFlcHRheHZkIiB0
aW1lc3RhbXA9IjE3Mzg1OTUxOTIiIGd1aWQ9ImJjNzk1NmE4LTYzYTMtNDkwMS05Y2MyLTIwYTY2
OTkwYjgyOCI+NDMzPC9rZXk+PC9mb3JlaWduLWtleXM+PHJlZi10eXBlIG5hbWU9IkpvdXJuYWwg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PEVuZE5vdGU+PENpdGU+PEF1dGhvcj5QaW5nYXVsdDwvQXV0aG9yPjxZZWFyPjIwMTY8L1llYXI+
PFJlY051bT41MDU8L1JlY051bT48RGlzcGxheVRleHQ+PHN0eWxlIGZhY2U9InN1cGVyc2NyaXB0
Ij40Niw0Nzwvc3R5bGU+PC9EaXNwbGF5VGV4dD48cmVjb3JkPjxyZWMtbnVtYmVyPjUwNTwvcmVj
LW51bWJlcj48Zm9yZWlnbi1rZXlzPjxrZXkgYXBwPSJFTiIgZGItaWQ9Inh3Zng5MGYwNTUyMno4
ZTJzem81dHJ3dDl0c2FhZXB0YXh2ZCIgdGltZXN0YW1wPSIxNzM4NTk2MzIwIiBndWlkPSI3ZTk1
ZWM5ZS05NGY2LTQwNmItYjUwOS05ZDBmYmM3ZWZkYjYiPjUwNTwva2V5PjwvZm9yZWlnbi1rZXlz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dXRob3I+QWxsZWdyaW5pPC9BdXRob3I+PFllYXI+MjAyMjwvWWVhcj48UmVjTnVtPjQzMzwvUmVj
TnVtPjxyZWNvcmQ+PHJlYy1udW1iZXI+NDMzPC9yZWMtbnVtYmVyPjxmb3JlaWduLWtleXM+PGtl
eSBhcHA9IkVOIiBkYi1pZD0ieHdmeDkwZjA1NTIyejhlMnN6bzV0cnd0OXRzYWFlcHRheHZkIiB0
aW1lc3RhbXA9IjE3Mzg1OTUxOTIiIGd1aWQ9ImJjNzk1NmE4LTYzYTMtNDkwMS05Y2MyLTIwYTY2
OTkwYjgyOCI+NDMzPC9rZXk+PC9mb3JlaWduLWtleXM+PHJlZi10eXBlIG5hbWU9IkpvdXJuYWwg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0055136D" w:rsidRPr="00E27D6C">
        <w:rPr>
          <w:rFonts w:ascii="Times New Roman" w:eastAsia="Calibri" w:hAnsi="Times New Roman" w:cs="Times New Roman"/>
          <w:color w:val="000000" w:themeColor="text1"/>
          <w:rPrChange w:id="1364"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46,47</w:t>
      </w:r>
      <w:r w:rsidR="0055136D" w:rsidRPr="00E27D6C">
        <w:rPr>
          <w:rFonts w:ascii="Times New Roman" w:eastAsia="Calibri" w:hAnsi="Times New Roman" w:cs="Times New Roman"/>
          <w:color w:val="000000" w:themeColor="text1"/>
          <w:rPrChange w:id="1365"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66" w:author="Wangjingyi Liao" w:date="2025-06-03T21:53:00Z" w16du:dateUtc="2025-06-03T20:53:00Z">
            <w:rPr>
              <w:rFonts w:eastAsia="Calibri"/>
              <w:color w:val="000000" w:themeColor="text1"/>
            </w:rPr>
          </w:rPrChange>
        </w:rPr>
        <w:t xml:space="preserve">. </w:t>
      </w:r>
    </w:p>
    <w:p w14:paraId="406557B2" w14:textId="77777777" w:rsidR="0055136D" w:rsidRPr="00E27D6C" w:rsidRDefault="0055136D" w:rsidP="00E27D6C">
      <w:pPr>
        <w:spacing w:beforeLines="20" w:before="48" w:line="360" w:lineRule="auto"/>
        <w:rPr>
          <w:rFonts w:ascii="Times New Roman" w:eastAsia="Calibri" w:hAnsi="Times New Roman" w:cs="Times New Roman"/>
          <w:color w:val="000000" w:themeColor="text1"/>
          <w:rPrChange w:id="1367" w:author="Wangjingyi Liao" w:date="2025-06-03T21:53:00Z" w16du:dateUtc="2025-06-03T20:53:00Z">
            <w:rPr>
              <w:rFonts w:eastAsia="Calibri"/>
              <w:color w:val="000000" w:themeColor="text1"/>
            </w:rPr>
          </w:rPrChange>
        </w:rPr>
        <w:pPrChange w:id="1368" w:author="Wangjingyi Liao" w:date="2025-06-03T21:53:00Z" w16du:dateUtc="2025-06-03T20:53:00Z">
          <w:pPr>
            <w:spacing w:beforeLines="20" w:before="48" w:line="288" w:lineRule="exact"/>
          </w:pPr>
        </w:pPrChange>
      </w:pPr>
    </w:p>
    <w:p w14:paraId="0AE221CE" w14:textId="7E93695D" w:rsidR="0055136D" w:rsidRPr="00E27D6C" w:rsidRDefault="00677F1D" w:rsidP="00E27D6C">
      <w:pPr>
        <w:spacing w:beforeLines="20" w:before="48" w:line="360" w:lineRule="auto"/>
        <w:rPr>
          <w:rFonts w:ascii="Times New Roman" w:eastAsia="Calibri" w:hAnsi="Times New Roman" w:cs="Times New Roman"/>
          <w:color w:val="000000" w:themeColor="text1"/>
          <w:rPrChange w:id="1369" w:author="Wangjingyi Liao" w:date="2025-06-03T21:53:00Z" w16du:dateUtc="2025-06-03T20:53:00Z">
            <w:rPr>
              <w:rFonts w:eastAsia="Calibri"/>
              <w:color w:val="000000" w:themeColor="text1"/>
            </w:rPr>
          </w:rPrChange>
        </w:rPr>
        <w:pPrChange w:id="1370"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371" w:author="Wangjingyi Liao" w:date="2025-06-03T21:53:00Z" w16du:dateUtc="2025-06-03T20:53:00Z">
            <w:rPr>
              <w:rFonts w:eastAsia="Calibri"/>
              <w:color w:val="000000" w:themeColor="text1"/>
            </w:rPr>
          </w:rPrChange>
        </w:rPr>
        <w:t>Second point is related to our choice of modelling p as a common factor</w:t>
      </w:r>
      <w:r w:rsidR="0055136D" w:rsidRPr="00E27D6C">
        <w:rPr>
          <w:rFonts w:ascii="Times New Roman" w:eastAsia="Calibri" w:hAnsi="Times New Roman" w:cs="Times New Roman"/>
          <w:color w:val="000000" w:themeColor="text1"/>
          <w:rPrChange w:id="1372" w:author="Wangjingyi Liao" w:date="2025-06-03T21:53:00Z" w16du:dateUtc="2025-06-03T20:53:00Z">
            <w:rPr>
              <w:rFonts w:eastAsia="Calibri"/>
              <w:color w:val="000000" w:themeColor="text1"/>
            </w:rPr>
          </w:rPrChange>
        </w:rPr>
        <w:t xml:space="preserve">, given our interest in capturing transdiagnostic genetic effects that could index shared genetic liability across all 11 major psychiatric disorders. Although alternative models have been proposed </w:t>
      </w:r>
      <w:r w:rsidR="0055136D" w:rsidRPr="00E27D6C">
        <w:rPr>
          <w:rFonts w:ascii="Times New Roman" w:eastAsia="Calibri" w:hAnsi="Times New Roman" w:cs="Times New Roman"/>
          <w:color w:val="000000" w:themeColor="text1"/>
          <w:rPrChange w:id="1373" w:author="Wangjingyi Liao" w:date="2025-06-03T21:53:00Z" w16du:dateUtc="2025-06-03T20:53:00Z">
            <w:rPr>
              <w:rFonts w:eastAsia="Calibri"/>
              <w:color w:val="000000" w:themeColor="text1"/>
            </w:rPr>
          </w:rPrChange>
        </w:rPr>
        <w:fldChar w:fldCharType="begin">
          <w:fldData xml:space="preserve">PEVuZE5vdGU+PENpdGU+PEF1dGhvcj5XYXR0czwvQXV0aG9yPjxZZWFyPjIwMTk8L1llYXI+PFJl
Y051bT40MjA8L1JlY051bT48RGlzcGxheVRleHQ+PHN0eWxlIGZhY2U9InN1cGVyc2NyaXB0Ij4x
MCwxNyw0ODwvc3R5bGU+PC9EaXNwbGF5VGV4dD48cmVjb3JkPjxyZWMtbnVtYmVyPjQyMDwvcmVj
LW51bWJlcj48Zm9yZWlnbi1rZXlzPjxrZXkgYXBwPSJFTiIgZGItaWQ9Inh3Zng5MGYwNTUyMno4
ZTJzem81dHJ3dDl0c2FhZXB0YXh2ZCIgdGltZXN0YW1wPSIxNzM4NTk0OTE5IiBndWlkPSIxZjUw
NGQyOS03OGQ0LTRjOTctOWQxMi1mOTAyMmE1ZTFiZTYiPjQyMDwva2V5PjwvZm9yZWlnbi1rZXlz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cj48WWVhcj4yMDIyPC9ZZWFyPjxSZWNOdW0+NTAxPC9SZWNOdW0+PHJlY29yZD48cmVjLW51bWJl
cj41MDE8L3JlYy1udW1iZXI+PGZvcmVpZ24ta2V5cz48a2V5IGFwcD0iRU4iIGRiLWlkPSJ4d2Z4
OTBmMDU1MjJ6OGUyc3pvNXRyd3Q5dHNhYWVwdGF4dmQiIHRpbWVzdGFtcD0iMTczODU5NjI5NCIg
Z3VpZD0iNmM4NWE4NmMtYzlkMi00N2M1LWFiNWMtNTY4NjI1YzllOTg0Ij41MDE8L2tleT48L2Zv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Lmdvdi9wdWJtZWQvMzU1MTM3MjI8L3VybD48dXJsPmh0dHBzOi8vcG1jLm5jYmkubmxtLm5paC5n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PEVuZE5vdGU+PENpdGU+PEF1dGhvcj5XYXR0czwvQXV0aG9yPjxZZWFyPjIwMTk8L1llYXI+PFJl
Y051bT40MjA8L1JlY051bT48RGlzcGxheVRleHQ+PHN0eWxlIGZhY2U9InN1cGVyc2NyaXB0Ij4x
MCwxNyw0ODwvc3R5bGU+PC9EaXNwbGF5VGV4dD48cmVjb3JkPjxyZWMtbnVtYmVyPjQyMDwvcmVj
LW51bWJlcj48Zm9yZWlnbi1rZXlzPjxrZXkgYXBwPSJFTiIgZGItaWQ9Inh3Zng5MGYwNTUyMno4
ZTJzem81dHJ3dDl0c2FhZXB0YXh2ZCIgdGltZXN0YW1wPSIxNzM4NTk0OTE5IiBndWlkPSIxZjUw
NGQyOS03OGQ0LTRjOTctOWQxMi1mOTAyMmE1ZTFiZTYiPjQyMDwva2V5PjwvZm9yZWlnbi1rZXlz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cj48WWVhcj4yMDIyPC9ZZWFyPjxSZWNOdW0+NTAxPC9SZWNOdW0+PHJlY29yZD48cmVjLW51bWJl
cj41MDE8L3JlYy1udW1iZXI+PGZvcmVpZ24ta2V5cz48a2V5IGFwcD0iRU4iIGRiLWlkPSJ4d2Z4
OTBmMDU1MjJ6OGUyc3pvNXRyd3Q5dHNhYWVwdGF4dmQiIHRpbWVzdGFtcD0iMTczODU5NjI5NCIg
Z3VpZD0iNmM4NWE4NmMtYzlkMi00N2M1LWFiNWMtNTY4NjI1YzllOTg0Ij41MDE8L2tleT48L2Zv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Lmdvdi9wdWJtZWQvMzU1MTM3MjI8L3VybD48dXJsPmh0dHBzOi8vcG1jLm5jYmkubmxtLm5paC5n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0055136D" w:rsidRPr="00E27D6C">
        <w:rPr>
          <w:rFonts w:ascii="Times New Roman" w:eastAsia="Calibri" w:hAnsi="Times New Roman" w:cs="Times New Roman"/>
          <w:color w:val="000000" w:themeColor="text1"/>
          <w:rPrChange w:id="1374"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10,17,48</w:t>
      </w:r>
      <w:r w:rsidR="0055136D" w:rsidRPr="00E27D6C">
        <w:rPr>
          <w:rFonts w:ascii="Times New Roman" w:eastAsia="Calibri" w:hAnsi="Times New Roman" w:cs="Times New Roman"/>
          <w:color w:val="000000" w:themeColor="text1"/>
          <w:rPrChange w:id="1375"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76" w:author="Wangjingyi Liao" w:date="2025-06-03T21:53:00Z" w16du:dateUtc="2025-06-03T20:53:00Z">
            <w:rPr>
              <w:rFonts w:eastAsia="Calibri"/>
              <w:color w:val="000000" w:themeColor="text1"/>
            </w:rPr>
          </w:rPrChange>
        </w:rPr>
        <w:t xml:space="preserve"> </w:t>
      </w:r>
      <w:r w:rsidR="0055136D" w:rsidRPr="00E27D6C">
        <w:rPr>
          <w:rFonts w:ascii="Times New Roman" w:eastAsia="Calibri" w:hAnsi="Times New Roman" w:cs="Times New Roman"/>
          <w:color w:val="000000" w:themeColor="text1"/>
          <w:rPrChange w:id="1377" w:author="Wangjingyi Liao" w:date="2025-06-03T21:53:00Z" w16du:dateUtc="2025-06-03T20:53:00Z">
            <w:rPr>
              <w:rFonts w:eastAsia="Calibri"/>
              <w:color w:val="000000" w:themeColor="text1"/>
            </w:rPr>
          </w:rPrChange>
        </w:rPr>
        <w:fldChar w:fldCharType="begin">
          <w:fldData xml:space="preserve">PEVuZE5vdGU+PENpdGUgSGlkZGVuPSIxIj48QXV0aG9yPkNhc3BpPC9BdXRob3I+PFllYXI+MjAy
NDwvWWVhcj48UmVjTnVtPjQ1NDwvUmVjTnVtPjxyZWNvcmQ+PHJlYy1udW1iZXI+NDU0PC9yZWMt
bnVtYmVyPjxmb3JlaWduLWtleXM+PGtleSBhcHA9IkVOIiBkYi1pZD0ieHdmeDkwZjA1NTIyejhl
MnN6bzV0cnd0OXRzYWFlcHRheHZkIiB0aW1lc3RhbXA9IjE3Mzg1OTU3MTQiIGd1aWQ9IjBjZWJj
MTkwLTA4NWMtNGYxZC05N2UwLTliMTY2NTdiMjliOCI+NDU0PC9rZXk+PC9mb3JlaWduLWtleXM+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cj5DYXNwaTwvQXV0aG9yPjxZZWFyPjIwMjQ8L1llYXI+PFJlY051bT40NTQ8L1JlY051bT48cmVj
b3JkPjxyZWMtbnVtYmVyPjQ1NDwvcmVjLW51bWJlcj48Zm9yZWlnbi1rZXlzPjxrZXkgYXBwPSJF
TiIgZGItaWQ9Inh3Zng5MGYwNTUyMno4ZTJzem81dHJ3dDl0c2FhZXB0YXh2ZCIgdGltZXN0YW1w
PSIxNzM4NTk1NzE0IiBndWlkPSIwY2ViYzE5MC0wODVjLTRmMWQtOTdlMC05YjE2NjU3YjI5Yjgi
PjQ1NDwva2V5PjwvZm9yZWlnbi1rZXlzPjxyZWYtdHlwZSBuYW1lPSJKb3VybmFsIEFydGljbGUi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55136D" w:rsidRPr="00E27D6C">
        <w:rPr>
          <w:rFonts w:ascii="Times New Roman" w:eastAsia="Calibri" w:hAnsi="Times New Roman" w:cs="Times New Roman"/>
          <w:color w:val="000000" w:themeColor="text1"/>
          <w:rPrChange w:id="1378" w:author="Wangjingyi Liao" w:date="2025-06-03T21:53:00Z" w16du:dateUtc="2025-06-03T20:53:00Z">
            <w:rPr>
              <w:rFonts w:eastAsia="Calibri"/>
              <w:color w:val="000000" w:themeColor="text1"/>
            </w:rPr>
          </w:rPrChange>
        </w:rPr>
        <w:instrText xml:space="preserve"> ADDIN EN.CITE </w:instrText>
      </w:r>
      <w:r w:rsidR="0055136D" w:rsidRPr="00E27D6C">
        <w:rPr>
          <w:rFonts w:ascii="Times New Roman" w:eastAsia="Calibri" w:hAnsi="Times New Roman" w:cs="Times New Roman"/>
          <w:color w:val="000000" w:themeColor="text1"/>
          <w:rPrChange w:id="1379" w:author="Wangjingyi Liao" w:date="2025-06-03T21:53:00Z" w16du:dateUtc="2025-06-03T20:53:00Z">
            <w:rPr>
              <w:rFonts w:eastAsia="Calibri"/>
              <w:color w:val="000000" w:themeColor="text1"/>
            </w:rPr>
          </w:rPrChange>
        </w:rPr>
        <w:fldChar w:fldCharType="begin">
          <w:fldData xml:space="preserve">PEVuZE5vdGU+PENpdGUgSGlkZGVuPSIxIj48QXV0aG9yPkNhc3BpPC9BdXRob3I+PFllYXI+MjAy
NDwvWWVhcj48UmVjTnVtPjQ1NDwvUmVjTnVtPjxyZWNvcmQ+PHJlYy1udW1iZXI+NDU0PC9yZWMt
bnVtYmVyPjxmb3JlaWduLWtleXM+PGtleSBhcHA9IkVOIiBkYi1pZD0ieHdmeDkwZjA1NTIyejhl
MnN6bzV0cnd0OXRzYWFlcHRheHZkIiB0aW1lc3RhbXA9IjE3Mzg1OTU3MTQiIGd1aWQ9IjBjZWJj
MTkwLTA4NWMtNGYxZC05N2UwLTliMTY2NTdiMjliOCI+NDU0PC9rZXk+PC9mb3JlaWduLWtleXM+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cj5DYXNwaTwvQXV0aG9yPjxZZWFyPjIwMjQ8L1llYXI+PFJlY051bT40NTQ8L1JlY051bT48cmVj
b3JkPjxyZWMtbnVtYmVyPjQ1NDwvcmVjLW51bWJlcj48Zm9yZWlnbi1rZXlzPjxrZXkgYXBwPSJF
TiIgZGItaWQ9Inh3Zng5MGYwNTUyMno4ZTJzem81dHJ3dDl0c2FhZXB0YXh2ZCIgdGltZXN0YW1w
PSIxNzM4NTk1NzE0IiBndWlkPSIwY2ViYzE5MC0wODVjLTRmMWQtOTdlMC05YjE2NjU3YjI5Yjgi
PjQ1NDwva2V5PjwvZm9yZWlnbi1rZXlzPjxyZWYtdHlwZSBuYW1lPSJKb3VybmFsIEFydGljbGUi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55136D" w:rsidRPr="00E27D6C">
        <w:rPr>
          <w:rFonts w:ascii="Times New Roman" w:eastAsia="Calibri" w:hAnsi="Times New Roman" w:cs="Times New Roman"/>
          <w:color w:val="000000" w:themeColor="text1"/>
          <w:rPrChange w:id="1380" w:author="Wangjingyi Liao" w:date="2025-06-03T21:53:00Z" w16du:dateUtc="2025-06-03T20:53:00Z">
            <w:rPr>
              <w:rFonts w:eastAsia="Calibri"/>
              <w:color w:val="000000" w:themeColor="text1"/>
            </w:rPr>
          </w:rPrChange>
        </w:rPr>
        <w:instrText xml:space="preserve"> ADDIN EN.CITE.DATA </w:instrText>
      </w:r>
      <w:r w:rsidR="0055136D" w:rsidRPr="00E27D6C">
        <w:rPr>
          <w:rFonts w:ascii="Times New Roman" w:eastAsia="Calibri" w:hAnsi="Times New Roman" w:cs="Times New Roman"/>
          <w:color w:val="000000" w:themeColor="text1"/>
          <w:rPrChange w:id="1381" w:author="Wangjingyi Liao" w:date="2025-06-03T21:53:00Z" w16du:dateUtc="2025-06-03T20:53:00Z">
            <w:rPr>
              <w:rFonts w:eastAsia="Calibri"/>
              <w:color w:val="000000" w:themeColor="text1"/>
            </w:rPr>
          </w:rPrChange>
        </w:rPr>
      </w:r>
      <w:r w:rsidR="0055136D" w:rsidRPr="00E27D6C">
        <w:rPr>
          <w:rFonts w:ascii="Times New Roman" w:eastAsia="Calibri" w:hAnsi="Times New Roman" w:cs="Times New Roman"/>
          <w:color w:val="000000" w:themeColor="text1"/>
          <w:rPrChange w:id="1382"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83" w:author="Wangjingyi Liao" w:date="2025-06-03T21:53:00Z" w16du:dateUtc="2025-06-03T20:53:00Z">
            <w:rPr>
              <w:rFonts w:eastAsia="Calibri"/>
              <w:color w:val="000000" w:themeColor="text1"/>
            </w:rPr>
          </w:rPrChange>
        </w:rPr>
        <w:fldChar w:fldCharType="separate"/>
      </w:r>
      <w:r w:rsidR="0055136D" w:rsidRPr="00E27D6C">
        <w:rPr>
          <w:rFonts w:ascii="Times New Roman" w:eastAsia="Calibri" w:hAnsi="Times New Roman" w:cs="Times New Roman"/>
          <w:color w:val="000000" w:themeColor="text1"/>
          <w:rPrChange w:id="1384"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85" w:author="Wangjingyi Liao" w:date="2025-06-03T21:53:00Z" w16du:dateUtc="2025-06-03T20:53:00Z">
            <w:rPr>
              <w:rFonts w:eastAsia="Calibri"/>
              <w:color w:val="000000" w:themeColor="text1"/>
            </w:rPr>
          </w:rPrChange>
        </w:rPr>
        <w:t xml:space="preserve">different statistical approaches to modelling p were found to lead to similar estimates </w:t>
      </w:r>
      <w:r w:rsidR="0055136D" w:rsidRPr="00E27D6C">
        <w:rPr>
          <w:rFonts w:ascii="Times New Roman" w:eastAsia="Calibri" w:hAnsi="Times New Roman" w:cs="Times New Roman"/>
          <w:color w:val="000000" w:themeColor="text1"/>
          <w:rPrChange w:id="1386" w:author="Wangjingyi Liao" w:date="2025-06-03T21:53:00Z" w16du:dateUtc="2025-06-03T20:53:00Z">
            <w:rPr>
              <w:rFonts w:eastAsia="Calibri"/>
              <w:color w:val="000000" w:themeColor="text1"/>
            </w:rPr>
          </w:rPrChange>
        </w:rPr>
        <w:fldChar w:fldCharType="begin">
          <w:fldData xml:space="preserve">PEVuZE5vdGU+PENpdGU+PEF1dGhvcj5DYXNwaTwvQXV0aG9yPjxZZWFyPjIwMjQ8L1llYXI+PFJl
Y051bT40NTQ8L1JlY051bT48RGlzcGxheVRleHQ+PHN0eWxlIGZhY2U9InN1cGVyc2NyaXB0Ij4x
Nzwvc3R5bGU+PC9EaXNwbGF5VGV4dD48cmVjb3JkPjxyZWMtbnVtYmVyPjQ1NDwvcmVjLW51bWJl
cj48Zm9yZWlnbi1rZXlzPjxrZXkgYXBwPSJFTiIgZGItaWQ9Inh3Zng5MGYwNTUyMno4ZTJzem81
dHJ3dDl0c2FhZXB0YXh2ZCIgdGltZXN0YW1wPSIxNzM4NTk1NzE0IiBndWlkPSIwY2ViYzE5MC0w
ODVjLTRmMWQtOTdlMC05YjE2NjU3YjI5YjgiPjQ1NDwva2V5PjwvZm9yZWlnbi1rZXlzPjxyZWYt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55136D" w:rsidRPr="00E27D6C">
        <w:rPr>
          <w:rFonts w:ascii="Times New Roman" w:eastAsia="Calibri" w:hAnsi="Times New Roman" w:cs="Times New Roman"/>
          <w:color w:val="000000" w:themeColor="text1"/>
          <w:rPrChange w:id="1387" w:author="Wangjingyi Liao" w:date="2025-06-03T21:53:00Z" w16du:dateUtc="2025-06-03T20:53:00Z">
            <w:rPr>
              <w:rFonts w:eastAsia="Calibri"/>
              <w:color w:val="000000" w:themeColor="text1"/>
            </w:rPr>
          </w:rPrChange>
        </w:rPr>
        <w:instrText xml:space="preserve"> ADDIN EN.CITE </w:instrText>
      </w:r>
      <w:r w:rsidR="0055136D" w:rsidRPr="00E27D6C">
        <w:rPr>
          <w:rFonts w:ascii="Times New Roman" w:eastAsia="Calibri" w:hAnsi="Times New Roman" w:cs="Times New Roman"/>
          <w:color w:val="000000" w:themeColor="text1"/>
          <w:rPrChange w:id="1388" w:author="Wangjingyi Liao" w:date="2025-06-03T21:53:00Z" w16du:dateUtc="2025-06-03T20:53:00Z">
            <w:rPr>
              <w:rFonts w:eastAsia="Calibri"/>
              <w:color w:val="000000" w:themeColor="text1"/>
            </w:rPr>
          </w:rPrChange>
        </w:rPr>
        <w:fldChar w:fldCharType="begin">
          <w:fldData xml:space="preserve">PEVuZE5vdGU+PENpdGU+PEF1dGhvcj5DYXNwaTwvQXV0aG9yPjxZZWFyPjIwMjQ8L1llYXI+PFJl
Y051bT40NTQ8L1JlY051bT48RGlzcGxheVRleHQ+PHN0eWxlIGZhY2U9InN1cGVyc2NyaXB0Ij4x
Nzwvc3R5bGU+PC9EaXNwbGF5VGV4dD48cmVjb3JkPjxyZWMtbnVtYmVyPjQ1NDwvcmVjLW51bWJl
cj48Zm9yZWlnbi1rZXlzPjxrZXkgYXBwPSJFTiIgZGItaWQ9Inh3Zng5MGYwNTUyMno4ZTJzem81
dHJ3dDl0c2FhZXB0YXh2ZCIgdGltZXN0YW1wPSIxNzM4NTk1NzE0IiBndWlkPSIwY2ViYzE5MC0w
ODVjLTRmMWQtOTdlMC05YjE2NjU3YjI5YjgiPjQ1NDwva2V5PjwvZm9yZWlnbi1rZXlzPjxyZWYt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55136D" w:rsidRPr="00E27D6C">
        <w:rPr>
          <w:rFonts w:ascii="Times New Roman" w:eastAsia="Calibri" w:hAnsi="Times New Roman" w:cs="Times New Roman"/>
          <w:color w:val="000000" w:themeColor="text1"/>
          <w:rPrChange w:id="1389" w:author="Wangjingyi Liao" w:date="2025-06-03T21:53:00Z" w16du:dateUtc="2025-06-03T20:53:00Z">
            <w:rPr>
              <w:rFonts w:eastAsia="Calibri"/>
              <w:color w:val="000000" w:themeColor="text1"/>
            </w:rPr>
          </w:rPrChange>
        </w:rPr>
        <w:instrText xml:space="preserve"> ADDIN EN.CITE.DATA </w:instrText>
      </w:r>
      <w:r w:rsidR="0055136D" w:rsidRPr="00E27D6C">
        <w:rPr>
          <w:rFonts w:ascii="Times New Roman" w:eastAsia="Calibri" w:hAnsi="Times New Roman" w:cs="Times New Roman"/>
          <w:color w:val="000000" w:themeColor="text1"/>
          <w:rPrChange w:id="1390" w:author="Wangjingyi Liao" w:date="2025-06-03T21:53:00Z" w16du:dateUtc="2025-06-03T20:53:00Z">
            <w:rPr>
              <w:rFonts w:eastAsia="Calibri"/>
              <w:color w:val="000000" w:themeColor="text1"/>
            </w:rPr>
          </w:rPrChange>
        </w:rPr>
      </w:r>
      <w:r w:rsidR="0055136D" w:rsidRPr="00E27D6C">
        <w:rPr>
          <w:rFonts w:ascii="Times New Roman" w:eastAsia="Calibri" w:hAnsi="Times New Roman" w:cs="Times New Roman"/>
          <w:color w:val="000000" w:themeColor="text1"/>
          <w:rPrChange w:id="1391"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92" w:author="Wangjingyi Liao" w:date="2025-06-03T21:53:00Z" w16du:dateUtc="2025-06-03T20:53:00Z">
            <w:rPr>
              <w:rFonts w:eastAsia="Calibri"/>
              <w:color w:val="000000" w:themeColor="text1"/>
            </w:rPr>
          </w:rPrChange>
        </w:rPr>
        <w:fldChar w:fldCharType="separate"/>
      </w:r>
      <w:r w:rsidR="0055136D" w:rsidRPr="00E27D6C">
        <w:rPr>
          <w:rFonts w:ascii="Times New Roman" w:eastAsia="Calibri" w:hAnsi="Times New Roman" w:cs="Times New Roman"/>
          <w:noProof/>
          <w:color w:val="000000" w:themeColor="text1"/>
          <w:vertAlign w:val="superscript"/>
          <w:rPrChange w:id="1393" w:author="Wangjingyi Liao" w:date="2025-06-03T21:53:00Z" w16du:dateUtc="2025-06-03T20:53:00Z">
            <w:rPr>
              <w:rFonts w:eastAsia="Calibri"/>
              <w:noProof/>
              <w:color w:val="000000" w:themeColor="text1"/>
              <w:vertAlign w:val="superscript"/>
            </w:rPr>
          </w:rPrChange>
        </w:rPr>
        <w:t>17</w:t>
      </w:r>
      <w:r w:rsidR="0055136D" w:rsidRPr="00E27D6C">
        <w:rPr>
          <w:rFonts w:ascii="Times New Roman" w:eastAsia="Calibri" w:hAnsi="Times New Roman" w:cs="Times New Roman"/>
          <w:color w:val="000000" w:themeColor="text1"/>
          <w:rPrChange w:id="1394"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95" w:author="Wangjingyi Liao" w:date="2025-06-03T21:53:00Z" w16du:dateUtc="2025-06-03T20:53:00Z">
            <w:rPr>
              <w:rFonts w:eastAsia="Calibri"/>
              <w:color w:val="000000" w:themeColor="text1"/>
            </w:rPr>
          </w:rPrChange>
        </w:rPr>
        <w:t xml:space="preserve">. Relatedly, we allowed our indicators to load feely onto the common factor, as such, some disorders (e.g., ANX, MDD and PTSD) contributed more than others to the general factor (e.g., OCD and AN). A model in which all indicators are restricted to contribute the same amount of variance to the general factor would likely have led to different results, although arguably it would have provided a poorer account of transdiagnostic effects in psychopathology.  It should also be noted that, while general factor models can fit psychopathological data, alternative explanations have been proposed, most notably network models </w:t>
      </w:r>
      <w:r w:rsidR="0055136D" w:rsidRPr="00E27D6C">
        <w:rPr>
          <w:rFonts w:ascii="Times New Roman" w:eastAsia="Calibri" w:hAnsi="Times New Roman" w:cs="Times New Roman"/>
          <w:color w:val="000000" w:themeColor="text1"/>
          <w:rPrChange w:id="1396" w:author="Wangjingyi Liao" w:date="2025-06-03T21:53:00Z" w16du:dateUtc="2025-06-03T20:53:00Z">
            <w:rPr>
              <w:rFonts w:eastAsia="Calibri"/>
              <w:color w:val="000000" w:themeColor="text1"/>
            </w:rPr>
          </w:rPrChange>
        </w:rPr>
        <w:fldChar w:fldCharType="begin"/>
      </w:r>
      <w:r w:rsidR="00E27D6C">
        <w:rPr>
          <w:rFonts w:ascii="Times New Roman" w:eastAsia="Calibri" w:hAnsi="Times New Roman" w:cs="Times New Roman"/>
          <w:color w:val="000000" w:themeColor="text1"/>
        </w:rPr>
        <w:instrText xml:space="preserve"> ADDIN EN.CITE &lt;EndNote&gt;&lt;Cite&gt;&lt;Author&gt;van Bork&lt;/Author&gt;&lt;Year&gt;2017&lt;/Year&gt;&lt;RecNum&gt;424&lt;/RecNum&gt;&lt;DisplayText&gt;&lt;style face="superscript"&gt;49&lt;/style&gt;&lt;/DisplayText&gt;&lt;record&gt;&lt;rec-number&gt;424&lt;/rec-number&gt;&lt;foreign-keys&gt;&lt;key app="EN" db-id="xwfx90f05522z8e2szo5trwt9tsaaeptaxvd" timestamp="1738594961" guid="557d0692-1e52-4299-9ec4-fae9b3459e0b"&gt;424&lt;/key&gt;&lt;/foreign-keys&gt;&lt;ref-type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sidR="0055136D" w:rsidRPr="00E27D6C">
        <w:rPr>
          <w:rFonts w:ascii="Times New Roman" w:eastAsia="Calibri" w:hAnsi="Times New Roman" w:cs="Times New Roman"/>
          <w:color w:val="000000" w:themeColor="text1"/>
          <w:rPrChange w:id="1397" w:author="Wangjingyi Liao" w:date="2025-06-03T21:53:00Z" w16du:dateUtc="2025-06-03T20:53:00Z">
            <w:rPr>
              <w:rFonts w:eastAsia="Calibri"/>
              <w:color w:val="000000" w:themeColor="text1"/>
            </w:rPr>
          </w:rPrChange>
        </w:rPr>
        <w:fldChar w:fldCharType="separate"/>
      </w:r>
      <w:r w:rsidR="00E27D6C" w:rsidRPr="00E27D6C">
        <w:rPr>
          <w:rFonts w:ascii="Times New Roman" w:eastAsia="Calibri" w:hAnsi="Times New Roman" w:cs="Times New Roman"/>
          <w:noProof/>
          <w:color w:val="000000" w:themeColor="text1"/>
          <w:vertAlign w:val="superscript"/>
        </w:rPr>
        <w:t>49</w:t>
      </w:r>
      <w:r w:rsidR="0055136D" w:rsidRPr="00E27D6C">
        <w:rPr>
          <w:rFonts w:ascii="Times New Roman" w:eastAsia="Calibri" w:hAnsi="Times New Roman" w:cs="Times New Roman"/>
          <w:color w:val="000000" w:themeColor="text1"/>
          <w:rPrChange w:id="1398" w:author="Wangjingyi Liao" w:date="2025-06-03T21:53:00Z" w16du:dateUtc="2025-06-03T20:53:00Z">
            <w:rPr>
              <w:rFonts w:eastAsia="Calibri"/>
              <w:color w:val="000000" w:themeColor="text1"/>
            </w:rPr>
          </w:rPrChange>
        </w:rPr>
        <w:fldChar w:fldCharType="end"/>
      </w:r>
      <w:r w:rsidR="0055136D" w:rsidRPr="00E27D6C">
        <w:rPr>
          <w:rFonts w:ascii="Times New Roman" w:eastAsia="Calibri" w:hAnsi="Times New Roman" w:cs="Times New Roman"/>
          <w:color w:val="000000" w:themeColor="text1"/>
          <w:rPrChange w:id="1399" w:author="Wangjingyi Liao" w:date="2025-06-03T21:53:00Z" w16du:dateUtc="2025-06-03T20:53:00Z">
            <w:rPr>
              <w:rFonts w:eastAsia="Calibri"/>
              <w:color w:val="000000" w:themeColor="text1"/>
            </w:rPr>
          </w:rPrChange>
        </w:rPr>
        <w:t xml:space="preserve">. </w:t>
      </w:r>
    </w:p>
    <w:p w14:paraId="40C3544E" w14:textId="77777777" w:rsidR="0006445B" w:rsidRPr="00E27D6C" w:rsidRDefault="0006445B" w:rsidP="00E27D6C">
      <w:pPr>
        <w:spacing w:beforeLines="20" w:before="48" w:line="360" w:lineRule="auto"/>
        <w:rPr>
          <w:rFonts w:ascii="Times New Roman" w:hAnsi="Times New Roman" w:cs="Times New Roman"/>
          <w:lang w:eastAsia="zh-CN"/>
          <w:rPrChange w:id="1400" w:author="Wangjingyi Liao" w:date="2025-06-03T21:53:00Z" w16du:dateUtc="2025-06-03T20:53:00Z">
            <w:rPr>
              <w:rFonts w:cstheme="minorHAnsi"/>
              <w:lang w:eastAsia="zh-CN"/>
            </w:rPr>
          </w:rPrChange>
        </w:rPr>
        <w:pPrChange w:id="1401" w:author="Wangjingyi Liao" w:date="2025-06-03T21:53:00Z" w16du:dateUtc="2025-06-03T20:53:00Z">
          <w:pPr>
            <w:spacing w:beforeLines="20" w:before="48" w:line="288" w:lineRule="exact"/>
          </w:pPr>
        </w:pPrChange>
      </w:pPr>
    </w:p>
    <w:p w14:paraId="2CF5647C" w14:textId="0DD63B52" w:rsidR="0006445B" w:rsidRPr="00E27D6C" w:rsidRDefault="0006445B" w:rsidP="00E27D6C">
      <w:pPr>
        <w:spacing w:beforeLines="20" w:before="48" w:line="360" w:lineRule="auto"/>
        <w:rPr>
          <w:rFonts w:ascii="Times New Roman" w:hAnsi="Times New Roman" w:cs="Times New Roman"/>
          <w:b/>
          <w:bCs/>
          <w:lang w:eastAsia="zh-CN"/>
          <w:rPrChange w:id="1402" w:author="Wangjingyi Liao" w:date="2025-06-03T21:53:00Z" w16du:dateUtc="2025-06-03T20:53:00Z">
            <w:rPr>
              <w:rFonts w:cstheme="minorHAnsi" w:hint="eastAsia"/>
              <w:b/>
              <w:bCs/>
              <w:lang w:eastAsia="zh-CN"/>
            </w:rPr>
          </w:rPrChange>
        </w:rPr>
        <w:pPrChange w:id="1403" w:author="Wangjingyi Liao" w:date="2025-06-03T21:53:00Z" w16du:dateUtc="2025-06-03T20:53:00Z">
          <w:pPr>
            <w:spacing w:beforeLines="20" w:before="48" w:line="288" w:lineRule="exact"/>
          </w:pPr>
        </w:pPrChange>
      </w:pPr>
      <w:r w:rsidRPr="00E27D6C">
        <w:rPr>
          <w:rFonts w:ascii="Times New Roman" w:hAnsi="Times New Roman" w:cs="Times New Roman"/>
          <w:b/>
          <w:bCs/>
          <w:lang w:eastAsia="zh-CN"/>
          <w:rPrChange w:id="1404" w:author="Wangjingyi Liao" w:date="2025-06-03T21:53:00Z" w16du:dateUtc="2025-06-03T20:53:00Z">
            <w:rPr>
              <w:rFonts w:cstheme="minorHAnsi" w:hint="eastAsia"/>
              <w:b/>
              <w:bCs/>
              <w:lang w:eastAsia="zh-CN"/>
            </w:rPr>
          </w:rPrChange>
        </w:rPr>
        <w:t xml:space="preserve">Conclusion </w:t>
      </w:r>
    </w:p>
    <w:p w14:paraId="218FED7E" w14:textId="77777777" w:rsidR="0055136D" w:rsidRPr="00E27D6C" w:rsidRDefault="0055136D" w:rsidP="00E27D6C">
      <w:pPr>
        <w:spacing w:beforeLines="20" w:before="48" w:line="360" w:lineRule="auto"/>
        <w:rPr>
          <w:rFonts w:ascii="Times New Roman" w:hAnsi="Times New Roman" w:cs="Times New Roman"/>
          <w:rPrChange w:id="1405" w:author="Wangjingyi Liao" w:date="2025-06-03T21:53:00Z" w16du:dateUtc="2025-06-03T20:53:00Z">
            <w:rPr>
              <w:rFonts w:cstheme="minorHAnsi"/>
            </w:rPr>
          </w:rPrChange>
        </w:rPr>
        <w:pPrChange w:id="1406" w:author="Wangjingyi Liao" w:date="2025-06-03T21:53:00Z" w16du:dateUtc="2025-06-03T20:53:00Z">
          <w:pPr>
            <w:spacing w:beforeLines="20" w:before="48" w:line="288" w:lineRule="exact"/>
          </w:pPr>
        </w:pPrChange>
      </w:pPr>
      <w:r w:rsidRPr="00E27D6C">
        <w:rPr>
          <w:rFonts w:ascii="Times New Roman" w:eastAsia="Calibri" w:hAnsi="Times New Roman" w:cs="Times New Roman"/>
          <w:color w:val="000000" w:themeColor="text1"/>
          <w:rPrChange w:id="1407" w:author="Wangjingyi Liao" w:date="2025-06-03T21:53:00Z" w16du:dateUtc="2025-06-03T20:53:00Z">
            <w:rPr>
              <w:rFonts w:eastAsia="Calibri" w:cstheme="minorHAnsi"/>
              <w:color w:val="000000" w:themeColor="text1"/>
            </w:rPr>
          </w:rPrChange>
        </w:rPr>
        <w:t xml:space="preserve">In conclusion, our results show that isolating transdiagnostic effects from major psychiatric disorders provides novel insight into disorder-specific genetic architecture a more precise understanding of the comorbidities and co-occurrences in psychopathology. Until better correspondence between psychiatric diagnoses and the genetic architecture of </w:t>
      </w:r>
      <w:r w:rsidRPr="00E27D6C">
        <w:rPr>
          <w:rFonts w:ascii="Times New Roman" w:eastAsia="Calibri" w:hAnsi="Times New Roman" w:cs="Times New Roman"/>
          <w:color w:val="000000" w:themeColor="text1"/>
          <w:rPrChange w:id="1408" w:author="Wangjingyi Liao" w:date="2025-06-03T21:53:00Z" w16du:dateUtc="2025-06-03T20:53:00Z">
            <w:rPr>
              <w:rFonts w:eastAsia="Calibri" w:cstheme="minorHAnsi"/>
              <w:color w:val="000000" w:themeColor="text1"/>
            </w:rPr>
          </w:rPrChange>
        </w:rPr>
        <w:lastRenderedPageBreak/>
        <w:t>psychopathology is achieved, isolating p from diagnostic categories will sharpen genetic research by focusing on disorder-specific genetic effects.</w:t>
      </w:r>
    </w:p>
    <w:p w14:paraId="5B37CB7E" w14:textId="77777777" w:rsidR="00126873" w:rsidRPr="00E27D6C" w:rsidRDefault="00126873" w:rsidP="00E27D6C">
      <w:pPr>
        <w:spacing w:line="360" w:lineRule="auto"/>
        <w:rPr>
          <w:rFonts w:ascii="Times New Roman" w:hAnsi="Times New Roman" w:cs="Times New Roman"/>
          <w:b/>
          <w:bCs/>
          <w:rPrChange w:id="1409" w:author="Wangjingyi Liao" w:date="2025-06-03T21:53:00Z" w16du:dateUtc="2025-06-03T20:53:00Z">
            <w:rPr>
              <w:rFonts w:cstheme="minorHAnsi"/>
              <w:b/>
              <w:bCs/>
            </w:rPr>
          </w:rPrChange>
        </w:rPr>
        <w:pPrChange w:id="1410" w:author="Wangjingyi Liao" w:date="2025-06-03T21:53:00Z" w16du:dateUtc="2025-06-03T20:53:00Z">
          <w:pPr/>
        </w:pPrChange>
      </w:pPr>
    </w:p>
    <w:p w14:paraId="585D2FBB" w14:textId="77777777" w:rsidR="00AF1D5C" w:rsidRPr="00E27D6C" w:rsidRDefault="00AF1D5C" w:rsidP="00E27D6C">
      <w:pPr>
        <w:pStyle w:val="Heading1"/>
        <w:spacing w:line="360" w:lineRule="auto"/>
        <w:rPr>
          <w:rFonts w:ascii="Times New Roman" w:hAnsi="Times New Roman" w:cs="Times New Roman"/>
          <w:sz w:val="24"/>
          <w:szCs w:val="24"/>
          <w:rPrChange w:id="1411" w:author="Wangjingyi Liao" w:date="2025-06-03T21:53:00Z" w16du:dateUtc="2025-06-03T20:53:00Z">
            <w:rPr/>
          </w:rPrChange>
        </w:rPr>
        <w:pPrChange w:id="1412" w:author="Wangjingyi Liao" w:date="2025-06-03T21:53:00Z" w16du:dateUtc="2025-06-03T20:53:00Z">
          <w:pPr>
            <w:pStyle w:val="Heading1"/>
          </w:pPr>
        </w:pPrChange>
      </w:pPr>
      <w:r w:rsidRPr="00E27D6C">
        <w:rPr>
          <w:rFonts w:ascii="Times New Roman" w:hAnsi="Times New Roman" w:cs="Times New Roman"/>
          <w:sz w:val="24"/>
          <w:szCs w:val="24"/>
          <w:rPrChange w:id="1413" w:author="Wangjingyi Liao" w:date="2025-06-03T21:53:00Z" w16du:dateUtc="2025-06-03T20:53:00Z">
            <w:rPr/>
          </w:rPrChange>
        </w:rPr>
        <w:t>Acknowledgements</w:t>
      </w:r>
    </w:p>
    <w:p w14:paraId="4C755400" w14:textId="629BE923" w:rsidR="00AF1D5C" w:rsidRPr="00E27D6C" w:rsidRDefault="00AF1D5C" w:rsidP="00E27D6C">
      <w:pPr>
        <w:spacing w:line="360" w:lineRule="auto"/>
        <w:rPr>
          <w:rFonts w:ascii="Times New Roman" w:hAnsi="Times New Roman" w:cs="Times New Roman"/>
          <w:lang w:val="en-US"/>
          <w:rPrChange w:id="1414" w:author="Wangjingyi Liao" w:date="2025-06-03T21:53:00Z" w16du:dateUtc="2025-06-03T20:53:00Z">
            <w:rPr>
              <w:lang w:val="en-US"/>
            </w:rPr>
          </w:rPrChange>
        </w:rPr>
        <w:pPrChange w:id="1415" w:author="Wangjingyi Liao" w:date="2025-06-03T21:53:00Z" w16du:dateUtc="2025-06-03T20:53:00Z">
          <w:pPr/>
        </w:pPrChange>
      </w:pPr>
      <w:r w:rsidRPr="00E27D6C">
        <w:rPr>
          <w:rFonts w:ascii="Times New Roman" w:hAnsi="Times New Roman" w:cs="Times New Roman"/>
          <w:lang w:val="en-US"/>
          <w:rPrChange w:id="1416" w:author="Wangjingyi Liao" w:date="2025-06-03T21:53:00Z" w16du:dateUtc="2025-06-03T20:53:00Z">
            <w:rPr>
              <w:lang w:val="en-US"/>
            </w:rPr>
          </w:rPrChange>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27D6C">
        <w:rPr>
          <w:rFonts w:ascii="Times New Roman" w:hAnsi="Times New Roman" w:cs="Times New Roman"/>
          <w:lang w:val="en-US"/>
          <w:rPrChange w:id="1417" w:author="Wangjingyi Liao" w:date="2025-06-03T21:53:00Z" w16du:dateUtc="2025-06-03T20:53:00Z">
            <w:rPr>
              <w:lang w:val="en-US"/>
            </w:rPr>
          </w:rPrChange>
        </w:rPr>
        <w:t>Behavioural</w:t>
      </w:r>
      <w:proofErr w:type="spellEnd"/>
      <w:r w:rsidRPr="00E27D6C">
        <w:rPr>
          <w:rFonts w:ascii="Times New Roman" w:hAnsi="Times New Roman" w:cs="Times New Roman"/>
          <w:lang w:val="en-US"/>
          <w:rPrChange w:id="1418" w:author="Wangjingyi Liao" w:date="2025-06-03T21:53:00Z" w16du:dateUtc="2025-06-03T20:53:00Z">
            <w:rPr>
              <w:lang w:val="en-US"/>
            </w:rPr>
          </w:rPrChange>
        </w:rPr>
        <w:t xml:space="preserve"> Sciences at Queen Mary University of London. We would like to thank Jonathan Coleman for </w:t>
      </w:r>
      <w:r w:rsidR="49C5FB32" w:rsidRPr="00E27D6C">
        <w:rPr>
          <w:rFonts w:ascii="Times New Roman" w:hAnsi="Times New Roman" w:cs="Times New Roman"/>
          <w:lang w:val="en-US"/>
          <w:rPrChange w:id="1419" w:author="Wangjingyi Liao" w:date="2025-06-03T21:53:00Z" w16du:dateUtc="2025-06-03T20:53:00Z">
            <w:rPr>
              <w:lang w:val="en-US"/>
            </w:rPr>
          </w:rPrChange>
        </w:rPr>
        <w:t>sharing the scripts used to apply block-jackknife correction, which were wr</w:t>
      </w:r>
      <w:r w:rsidR="797ABA0C" w:rsidRPr="00E27D6C">
        <w:rPr>
          <w:rFonts w:ascii="Times New Roman" w:hAnsi="Times New Roman" w:cs="Times New Roman"/>
          <w:lang w:val="en-US"/>
          <w:rPrChange w:id="1420" w:author="Wangjingyi Liao" w:date="2025-06-03T21:53:00Z" w16du:dateUtc="2025-06-03T20:53:00Z">
            <w:rPr>
              <w:lang w:val="en-US"/>
            </w:rPr>
          </w:rPrChange>
        </w:rPr>
        <w:t xml:space="preserve">itten by </w:t>
      </w:r>
      <w:proofErr w:type="spellStart"/>
      <w:r w:rsidR="797ABA0C" w:rsidRPr="00E27D6C">
        <w:rPr>
          <w:rFonts w:ascii="Times New Roman" w:eastAsia="Segoe UI" w:hAnsi="Times New Roman" w:cs="Times New Roman"/>
          <w:color w:val="242424"/>
          <w:lang w:val="en-US"/>
          <w:rPrChange w:id="1421" w:author="Wangjingyi Liao" w:date="2025-06-03T21:53:00Z" w16du:dateUtc="2025-06-03T20:53:00Z">
            <w:rPr>
              <w:rFonts w:eastAsia="Segoe UI"/>
              <w:color w:val="242424"/>
              <w:lang w:val="en-US"/>
            </w:rPr>
          </w:rPrChange>
        </w:rPr>
        <w:t>Héléna</w:t>
      </w:r>
      <w:proofErr w:type="spellEnd"/>
      <w:r w:rsidR="797ABA0C" w:rsidRPr="00E27D6C">
        <w:rPr>
          <w:rFonts w:ascii="Times New Roman" w:eastAsia="Segoe UI" w:hAnsi="Times New Roman" w:cs="Times New Roman"/>
          <w:color w:val="242424"/>
          <w:lang w:val="en-US"/>
          <w:rPrChange w:id="1422" w:author="Wangjingyi Liao" w:date="2025-06-03T21:53:00Z" w16du:dateUtc="2025-06-03T20:53:00Z">
            <w:rPr>
              <w:rFonts w:eastAsia="Segoe UI"/>
              <w:color w:val="242424"/>
              <w:lang w:val="en-US"/>
            </w:rPr>
          </w:rPrChange>
        </w:rPr>
        <w:t xml:space="preserve"> Gaspar and Christopher Hübel.</w:t>
      </w:r>
    </w:p>
    <w:p w14:paraId="6A9DF0FE" w14:textId="0C154041" w:rsidR="00AF1D5C" w:rsidRPr="00E27D6C" w:rsidRDefault="00AF1D5C" w:rsidP="00E27D6C">
      <w:pPr>
        <w:pStyle w:val="Heading1"/>
        <w:spacing w:line="360" w:lineRule="auto"/>
        <w:rPr>
          <w:rFonts w:ascii="Times New Roman" w:hAnsi="Times New Roman" w:cs="Times New Roman"/>
          <w:sz w:val="24"/>
          <w:szCs w:val="24"/>
          <w:lang w:val="en-US"/>
          <w:rPrChange w:id="1423" w:author="Wangjingyi Liao" w:date="2025-06-03T21:53:00Z" w16du:dateUtc="2025-06-03T20:53:00Z">
            <w:rPr>
              <w:lang w:val="en-US"/>
            </w:rPr>
          </w:rPrChange>
        </w:rPr>
        <w:pPrChange w:id="1424" w:author="Wangjingyi Liao" w:date="2025-06-03T21:53:00Z" w16du:dateUtc="2025-06-03T20:53:00Z">
          <w:pPr>
            <w:pStyle w:val="Heading1"/>
          </w:pPr>
        </w:pPrChange>
      </w:pPr>
      <w:r w:rsidRPr="00E27D6C">
        <w:rPr>
          <w:rFonts w:ascii="Times New Roman" w:hAnsi="Times New Roman" w:cs="Times New Roman"/>
          <w:sz w:val="24"/>
          <w:szCs w:val="24"/>
          <w:lang w:val="en-US"/>
          <w:rPrChange w:id="1425" w:author="Wangjingyi Liao" w:date="2025-06-03T21:53:00Z" w16du:dateUtc="2025-06-03T20:53:00Z">
            <w:rPr>
              <w:lang w:val="en-US"/>
            </w:rPr>
          </w:rPrChange>
        </w:rPr>
        <w:t>Conflict of Interest</w:t>
      </w:r>
    </w:p>
    <w:p w14:paraId="4C2462B5" w14:textId="77777777" w:rsidR="00AF1D5C" w:rsidRPr="00E27D6C" w:rsidRDefault="00AF1D5C" w:rsidP="00E27D6C">
      <w:pPr>
        <w:spacing w:line="360" w:lineRule="auto"/>
        <w:rPr>
          <w:rFonts w:ascii="Times New Roman" w:hAnsi="Times New Roman" w:cs="Times New Roman"/>
          <w:lang w:val="en-US"/>
          <w:rPrChange w:id="1426" w:author="Wangjingyi Liao" w:date="2025-06-03T21:53:00Z" w16du:dateUtc="2025-06-03T20:53:00Z">
            <w:rPr>
              <w:lang w:val="en-US"/>
            </w:rPr>
          </w:rPrChange>
        </w:rPr>
        <w:pPrChange w:id="1427" w:author="Wangjingyi Liao" w:date="2025-06-03T21:53:00Z" w16du:dateUtc="2025-06-03T20:53:00Z">
          <w:pPr/>
        </w:pPrChange>
      </w:pPr>
      <w:r w:rsidRPr="00E27D6C">
        <w:rPr>
          <w:rFonts w:ascii="Times New Roman" w:hAnsi="Times New Roman" w:cs="Times New Roman"/>
          <w:lang w:val="en-US"/>
          <w:rPrChange w:id="1428" w:author="Wangjingyi Liao" w:date="2025-06-03T21:53:00Z" w16du:dateUtc="2025-06-03T20:53:00Z">
            <w:rPr>
              <w:lang w:val="en-US"/>
            </w:rPr>
          </w:rPrChange>
        </w:rPr>
        <w:t>The authors declare no conflict of interest.</w:t>
      </w:r>
    </w:p>
    <w:p w14:paraId="2AEBAA5F" w14:textId="77777777" w:rsidR="00AF1D5C" w:rsidRPr="00E27D6C" w:rsidRDefault="00AF1D5C" w:rsidP="00E27D6C">
      <w:pPr>
        <w:spacing w:line="360" w:lineRule="auto"/>
        <w:rPr>
          <w:rFonts w:ascii="Times New Roman" w:hAnsi="Times New Roman" w:cs="Times New Roman"/>
          <w:lang w:val="en-US"/>
          <w:rPrChange w:id="1429" w:author="Wangjingyi Liao" w:date="2025-06-03T21:53:00Z" w16du:dateUtc="2025-06-03T20:53:00Z">
            <w:rPr>
              <w:lang w:val="en-US"/>
            </w:rPr>
          </w:rPrChange>
        </w:rPr>
        <w:pPrChange w:id="1430" w:author="Wangjingyi Liao" w:date="2025-06-03T21:53:00Z" w16du:dateUtc="2025-06-03T20:53:00Z">
          <w:pPr/>
        </w:pPrChange>
      </w:pPr>
    </w:p>
    <w:p w14:paraId="2DF3D894" w14:textId="77777777" w:rsidR="00AF1D5C" w:rsidRPr="00E27D6C" w:rsidRDefault="00AF1D5C" w:rsidP="00E27D6C">
      <w:pPr>
        <w:pStyle w:val="Heading1"/>
        <w:spacing w:line="360" w:lineRule="auto"/>
        <w:rPr>
          <w:rFonts w:ascii="Times New Roman" w:hAnsi="Times New Roman" w:cs="Times New Roman"/>
          <w:sz w:val="24"/>
          <w:szCs w:val="24"/>
          <w:lang w:val="en-US"/>
          <w:rPrChange w:id="1431" w:author="Wangjingyi Liao" w:date="2025-06-03T21:53:00Z" w16du:dateUtc="2025-06-03T20:53:00Z">
            <w:rPr>
              <w:lang w:val="en-US"/>
            </w:rPr>
          </w:rPrChange>
        </w:rPr>
        <w:pPrChange w:id="1432" w:author="Wangjingyi Liao" w:date="2025-06-03T21:53:00Z" w16du:dateUtc="2025-06-03T20:53:00Z">
          <w:pPr>
            <w:pStyle w:val="Heading1"/>
          </w:pPr>
        </w:pPrChange>
      </w:pPr>
      <w:r w:rsidRPr="00E27D6C">
        <w:rPr>
          <w:rFonts w:ascii="Times New Roman" w:hAnsi="Times New Roman" w:cs="Times New Roman"/>
          <w:sz w:val="24"/>
          <w:szCs w:val="24"/>
          <w:lang w:val="en-US"/>
          <w:rPrChange w:id="1433" w:author="Wangjingyi Liao" w:date="2025-06-03T21:53:00Z" w16du:dateUtc="2025-06-03T20:53:00Z">
            <w:rPr>
              <w:lang w:val="en-US"/>
            </w:rPr>
          </w:rPrChange>
        </w:rPr>
        <w:t>Contributions</w:t>
      </w:r>
    </w:p>
    <w:p w14:paraId="7EC865FA" w14:textId="67CB765D" w:rsidR="00AF1D5C" w:rsidRPr="00E27D6C" w:rsidRDefault="00AF1D5C" w:rsidP="00E27D6C">
      <w:pPr>
        <w:spacing w:line="360" w:lineRule="auto"/>
        <w:rPr>
          <w:rFonts w:ascii="Times New Roman" w:hAnsi="Times New Roman" w:cs="Times New Roman"/>
          <w:lang w:val="en-US"/>
          <w:rPrChange w:id="1434" w:author="Wangjingyi Liao" w:date="2025-06-03T21:53:00Z" w16du:dateUtc="2025-06-03T20:53:00Z">
            <w:rPr>
              <w:lang w:val="en-US"/>
            </w:rPr>
          </w:rPrChange>
        </w:rPr>
        <w:pPrChange w:id="1435" w:author="Wangjingyi Liao" w:date="2025-06-03T21:53:00Z" w16du:dateUtc="2025-06-03T20:53:00Z">
          <w:pPr/>
        </w:pPrChange>
      </w:pPr>
      <w:r w:rsidRPr="00E27D6C">
        <w:rPr>
          <w:rFonts w:ascii="Times New Roman" w:hAnsi="Times New Roman" w:cs="Times New Roman"/>
          <w:lang w:val="en-US"/>
          <w:rPrChange w:id="1436" w:author="Wangjingyi Liao" w:date="2025-06-03T21:53:00Z" w16du:dateUtc="2025-06-03T20:53:00Z">
            <w:rPr>
              <w:lang w:val="en-US"/>
            </w:rPr>
          </w:rPrChange>
        </w:rPr>
        <w:t xml:space="preserve">E.K., W.L., R.P. and M.M. conceived and designed the study.; E.K. and W.L. analyzed the data with </w:t>
      </w:r>
      <w:commentRangeStart w:id="1437"/>
      <w:commentRangeEnd w:id="1437"/>
      <w:r w:rsidR="00CA2530" w:rsidRPr="00E27D6C">
        <w:rPr>
          <w:rStyle w:val="CommentReference"/>
          <w:rFonts w:ascii="Times New Roman" w:hAnsi="Times New Roman" w:cs="Times New Roman"/>
          <w:sz w:val="24"/>
          <w:szCs w:val="24"/>
          <w:rPrChange w:id="1438" w:author="Wangjingyi Liao" w:date="2025-06-03T21:53:00Z" w16du:dateUtc="2025-06-03T20:53:00Z">
            <w:rPr>
              <w:rStyle w:val="CommentReference"/>
            </w:rPr>
          </w:rPrChange>
        </w:rPr>
        <w:commentReference w:id="1437"/>
      </w:r>
      <w:r w:rsidRPr="00E27D6C">
        <w:rPr>
          <w:rFonts w:ascii="Times New Roman" w:hAnsi="Times New Roman" w:cs="Times New Roman"/>
          <w:lang w:val="en-US"/>
          <w:rPrChange w:id="1439" w:author="Wangjingyi Liao" w:date="2025-06-03T21:53:00Z" w16du:dateUtc="2025-06-03T20:53:00Z">
            <w:rPr>
              <w:lang w:val="en-US"/>
            </w:rPr>
          </w:rPrChange>
        </w:rPr>
        <w:t xml:space="preserve">contributions from M.M. and </w:t>
      </w:r>
      <w:proofErr w:type="gramStart"/>
      <w:r w:rsidRPr="00E27D6C">
        <w:rPr>
          <w:rFonts w:ascii="Times New Roman" w:hAnsi="Times New Roman" w:cs="Times New Roman"/>
          <w:lang w:val="en-US"/>
          <w:rPrChange w:id="1440" w:author="Wangjingyi Liao" w:date="2025-06-03T21:53:00Z" w16du:dateUtc="2025-06-03T20:53:00Z">
            <w:rPr>
              <w:lang w:val="en-US"/>
            </w:rPr>
          </w:rPrChange>
        </w:rPr>
        <w:t>A.G.A..</w:t>
      </w:r>
      <w:proofErr w:type="gramEnd"/>
      <w:r w:rsidRPr="00E27D6C">
        <w:rPr>
          <w:rFonts w:ascii="Times New Roman" w:hAnsi="Times New Roman" w:cs="Times New Roman"/>
          <w:lang w:val="en-US"/>
          <w:rPrChange w:id="1441" w:author="Wangjingyi Liao" w:date="2025-06-03T21:53:00Z" w16du:dateUtc="2025-06-03T20:53:00Z">
            <w:rPr>
              <w:lang w:val="en-US"/>
            </w:rPr>
          </w:rPrChange>
        </w:rPr>
        <w:t xml:space="preserve"> E.K., W.L., R.P. and M.M. wrote the paper with contributions from K.R.</w:t>
      </w:r>
      <w:r w:rsidR="36D45CB9" w:rsidRPr="00E27D6C">
        <w:rPr>
          <w:rFonts w:ascii="Times New Roman" w:hAnsi="Times New Roman" w:cs="Times New Roman"/>
          <w:lang w:val="en-US"/>
          <w:rPrChange w:id="1442" w:author="Wangjingyi Liao" w:date="2025-06-03T21:53:00Z" w16du:dateUtc="2025-06-03T20:53:00Z">
            <w:rPr>
              <w:lang w:val="en-US"/>
            </w:rPr>
          </w:rPrChange>
        </w:rPr>
        <w:t xml:space="preserve">, </w:t>
      </w:r>
      <w:r w:rsidRPr="00E27D6C">
        <w:rPr>
          <w:rFonts w:ascii="Times New Roman" w:hAnsi="Times New Roman" w:cs="Times New Roman"/>
          <w:lang w:val="en-US"/>
          <w:rPrChange w:id="1443" w:author="Wangjingyi Liao" w:date="2025-06-03T21:53:00Z" w16du:dateUtc="2025-06-03T20:53:00Z">
            <w:rPr>
              <w:lang w:val="en-US"/>
            </w:rPr>
          </w:rPrChange>
        </w:rPr>
        <w:t>A.G.A.</w:t>
      </w:r>
      <w:r w:rsidR="477409BA" w:rsidRPr="00E27D6C">
        <w:rPr>
          <w:rFonts w:ascii="Times New Roman" w:hAnsi="Times New Roman" w:cs="Times New Roman"/>
          <w:lang w:val="en-US"/>
          <w:rPrChange w:id="1444" w:author="Wangjingyi Liao" w:date="2025-06-03T21:53:00Z" w16du:dateUtc="2025-06-03T20:53:00Z">
            <w:rPr>
              <w:lang w:val="en-US"/>
            </w:rPr>
          </w:rPrChange>
        </w:rPr>
        <w:t>,</w:t>
      </w:r>
      <w:r w:rsidRPr="00E27D6C">
        <w:rPr>
          <w:rFonts w:ascii="Times New Roman" w:hAnsi="Times New Roman" w:cs="Times New Roman"/>
          <w:lang w:val="en-US"/>
          <w:rPrChange w:id="1445" w:author="Wangjingyi Liao" w:date="2025-06-03T21:53:00Z" w16du:dateUtc="2025-06-03T20:53:00Z">
            <w:rPr>
              <w:lang w:val="en-US"/>
            </w:rPr>
          </w:rPrChange>
        </w:rPr>
        <w:t xml:space="preserve"> </w:t>
      </w:r>
      <w:r w:rsidR="477409BA" w:rsidRPr="00E27D6C">
        <w:rPr>
          <w:rFonts w:ascii="Times New Roman" w:hAnsi="Times New Roman" w:cs="Times New Roman"/>
          <w:lang w:val="en-US"/>
          <w:rPrChange w:id="1446" w:author="Wangjingyi Liao" w:date="2025-06-03T21:53:00Z" w16du:dateUtc="2025-06-03T20:53:00Z">
            <w:rPr>
              <w:lang w:val="en-US"/>
            </w:rPr>
          </w:rPrChange>
        </w:rPr>
        <w:t>and T.C.E.</w:t>
      </w:r>
      <w:r w:rsidRPr="00E27D6C">
        <w:rPr>
          <w:rFonts w:ascii="Times New Roman" w:hAnsi="Times New Roman" w:cs="Times New Roman"/>
          <w:lang w:val="en-US"/>
          <w:rPrChange w:id="1447" w:author="Wangjingyi Liao" w:date="2025-06-03T21:53:00Z" w16du:dateUtc="2025-06-03T20:53:00Z">
            <w:rPr>
              <w:lang w:val="en-US"/>
            </w:rPr>
          </w:rPrChange>
        </w:rPr>
        <w:t xml:space="preserve"> All authors contributed to the interpretation of data, provided critical feedback on manuscript drafts, and approved the final draft.</w:t>
      </w:r>
    </w:p>
    <w:p w14:paraId="1630FB61" w14:textId="77777777" w:rsidR="00AF1D5C" w:rsidRPr="00E27D6C" w:rsidRDefault="00AF1D5C" w:rsidP="00E27D6C">
      <w:pPr>
        <w:spacing w:line="360" w:lineRule="auto"/>
        <w:rPr>
          <w:rFonts w:ascii="Times New Roman" w:hAnsi="Times New Roman" w:cs="Times New Roman"/>
          <w:lang w:val="en-US"/>
          <w:rPrChange w:id="1448" w:author="Wangjingyi Liao" w:date="2025-06-03T21:53:00Z" w16du:dateUtc="2025-06-03T20:53:00Z">
            <w:rPr>
              <w:lang w:val="en-US"/>
            </w:rPr>
          </w:rPrChange>
        </w:rPr>
        <w:pPrChange w:id="1449" w:author="Wangjingyi Liao" w:date="2025-06-03T21:53:00Z" w16du:dateUtc="2025-06-03T20:53:00Z">
          <w:pPr/>
        </w:pPrChange>
      </w:pPr>
    </w:p>
    <w:p w14:paraId="68FD1B35" w14:textId="7A0E6B22" w:rsidR="00AF1D5C" w:rsidRPr="00E27D6C" w:rsidRDefault="00AF1D5C" w:rsidP="00E27D6C">
      <w:pPr>
        <w:pStyle w:val="Heading1"/>
        <w:spacing w:line="360" w:lineRule="auto"/>
        <w:rPr>
          <w:rFonts w:ascii="Times New Roman" w:hAnsi="Times New Roman" w:cs="Times New Roman"/>
          <w:sz w:val="24"/>
          <w:szCs w:val="24"/>
          <w:lang w:val="en-US"/>
          <w:rPrChange w:id="1450" w:author="Wangjingyi Liao" w:date="2025-06-03T21:53:00Z" w16du:dateUtc="2025-06-03T20:53:00Z">
            <w:rPr>
              <w:lang w:val="en-US"/>
            </w:rPr>
          </w:rPrChange>
        </w:rPr>
        <w:pPrChange w:id="1451" w:author="Wangjingyi Liao" w:date="2025-06-03T21:53:00Z" w16du:dateUtc="2025-06-03T20:53:00Z">
          <w:pPr>
            <w:pStyle w:val="Heading1"/>
          </w:pPr>
        </w:pPrChange>
      </w:pPr>
      <w:r w:rsidRPr="00E27D6C">
        <w:rPr>
          <w:rFonts w:ascii="Times New Roman" w:hAnsi="Times New Roman" w:cs="Times New Roman"/>
          <w:sz w:val="24"/>
          <w:szCs w:val="24"/>
          <w:lang w:val="en-US"/>
          <w:rPrChange w:id="1452" w:author="Wangjingyi Liao" w:date="2025-06-03T21:53:00Z" w16du:dateUtc="2025-06-03T20:53:00Z">
            <w:rPr>
              <w:lang w:val="en-US"/>
            </w:rPr>
          </w:rPrChange>
        </w:rPr>
        <w:t>Code availability</w:t>
      </w:r>
    </w:p>
    <w:p w14:paraId="167D6252" w14:textId="792CB3EB" w:rsidR="00D4295B" w:rsidRPr="00E27D6C" w:rsidRDefault="00AF1D5C" w:rsidP="00E27D6C">
      <w:pPr>
        <w:spacing w:line="360" w:lineRule="auto"/>
        <w:rPr>
          <w:rFonts w:ascii="Times New Roman" w:hAnsi="Times New Roman" w:cs="Times New Roman"/>
          <w:lang w:val="en-US"/>
          <w:rPrChange w:id="1453" w:author="Wangjingyi Liao" w:date="2025-06-03T21:53:00Z" w16du:dateUtc="2025-06-03T20:53:00Z">
            <w:rPr>
              <w:lang w:val="en-US"/>
            </w:rPr>
          </w:rPrChange>
        </w:rPr>
        <w:pPrChange w:id="1454" w:author="Wangjingyi Liao" w:date="2025-06-03T21:53:00Z" w16du:dateUtc="2025-06-03T20:53:00Z">
          <w:pPr/>
        </w:pPrChange>
      </w:pPr>
      <w:r w:rsidRPr="00E27D6C">
        <w:rPr>
          <w:rFonts w:ascii="Times New Roman" w:hAnsi="Times New Roman" w:cs="Times New Roman"/>
          <w:lang w:val="en-US"/>
          <w:rPrChange w:id="1455" w:author="Wangjingyi Liao" w:date="2025-06-03T21:53:00Z" w16du:dateUtc="2025-06-03T20:53:00Z">
            <w:rPr>
              <w:lang w:val="en-US"/>
            </w:rPr>
          </w:rPrChange>
        </w:rPr>
        <w:t xml:space="preserve">Code will be available at  </w:t>
      </w:r>
      <w:r w:rsidR="00877E30" w:rsidRPr="00E27D6C">
        <w:rPr>
          <w:rFonts w:ascii="Times New Roman" w:hAnsi="Times New Roman" w:cs="Times New Roman"/>
          <w:rPrChange w:id="1456" w:author="Wangjingyi Liao" w:date="2025-06-03T21:53:00Z" w16du:dateUtc="2025-06-03T20:53:00Z">
            <w:rPr/>
          </w:rPrChange>
        </w:rPr>
        <w:fldChar w:fldCharType="begin"/>
      </w:r>
      <w:r w:rsidR="00877E30" w:rsidRPr="00E27D6C">
        <w:rPr>
          <w:rFonts w:ascii="Times New Roman" w:hAnsi="Times New Roman" w:cs="Times New Roman"/>
          <w:rPrChange w:id="1457" w:author="Wangjingyi Liao" w:date="2025-06-03T21:53:00Z" w16du:dateUtc="2025-06-03T20:53:00Z">
            <w:rPr/>
          </w:rPrChange>
        </w:rPr>
        <w:instrText>HYPERLINK "https://github.com/CoDEresearchlab"</w:instrText>
      </w:r>
      <w:r w:rsidR="00877E30" w:rsidRPr="00E27D6C">
        <w:rPr>
          <w:rFonts w:ascii="Times New Roman" w:hAnsi="Times New Roman" w:cs="Times New Roman"/>
          <w:rPrChange w:id="1458" w:author="Wangjingyi Liao" w:date="2025-06-03T21:53:00Z" w16du:dateUtc="2025-06-03T20:53:00Z">
            <w:rPr/>
          </w:rPrChange>
        </w:rPr>
      </w:r>
      <w:r w:rsidR="00877E30" w:rsidRPr="00E27D6C">
        <w:rPr>
          <w:rFonts w:ascii="Times New Roman" w:hAnsi="Times New Roman" w:cs="Times New Roman"/>
          <w:rPrChange w:id="1459" w:author="Wangjingyi Liao" w:date="2025-06-03T21:53:00Z" w16du:dateUtc="2025-06-03T20:53:00Z">
            <w:rPr/>
          </w:rPrChange>
        </w:rPr>
        <w:fldChar w:fldCharType="separate"/>
      </w:r>
      <w:r w:rsidR="0051368E" w:rsidRPr="00E27D6C">
        <w:rPr>
          <w:rStyle w:val="Hyperlink"/>
          <w:rFonts w:ascii="Times New Roman" w:hAnsi="Times New Roman" w:cs="Times New Roman"/>
          <w:lang w:val="en-US"/>
          <w:rPrChange w:id="1460" w:author="Wangjingyi Liao" w:date="2025-06-03T21:53:00Z" w16du:dateUtc="2025-06-03T20:53:00Z">
            <w:rPr>
              <w:rStyle w:val="Hyperlink"/>
              <w:lang w:val="en-US"/>
            </w:rPr>
          </w:rPrChange>
        </w:rPr>
        <w:t>https://github.com/CoDEresearchlab</w:t>
      </w:r>
      <w:r w:rsidR="00877E30" w:rsidRPr="00E27D6C">
        <w:rPr>
          <w:rStyle w:val="Hyperlink"/>
          <w:rFonts w:ascii="Times New Roman" w:hAnsi="Times New Roman" w:cs="Times New Roman"/>
          <w:lang w:val="en-US"/>
          <w:rPrChange w:id="1461" w:author="Wangjingyi Liao" w:date="2025-06-03T21:53:00Z" w16du:dateUtc="2025-06-03T20:53:00Z">
            <w:rPr>
              <w:rStyle w:val="Hyperlink"/>
              <w:lang w:val="en-US"/>
            </w:rPr>
          </w:rPrChange>
        </w:rPr>
        <w:fldChar w:fldCharType="end"/>
      </w:r>
      <w:r w:rsidR="0051368E" w:rsidRPr="00E27D6C">
        <w:rPr>
          <w:rFonts w:ascii="Times New Roman" w:hAnsi="Times New Roman" w:cs="Times New Roman"/>
          <w:lang w:val="en-US"/>
          <w:rPrChange w:id="1462" w:author="Wangjingyi Liao" w:date="2025-06-03T21:53:00Z" w16du:dateUtc="2025-06-03T20:53:00Z">
            <w:rPr>
              <w:lang w:val="en-US"/>
            </w:rPr>
          </w:rPrChange>
        </w:rPr>
        <w:t xml:space="preserve"> </w:t>
      </w:r>
      <w:r w:rsidRPr="00E27D6C">
        <w:rPr>
          <w:rFonts w:ascii="Times New Roman" w:hAnsi="Times New Roman" w:cs="Times New Roman"/>
          <w:lang w:val="en-US"/>
          <w:rPrChange w:id="1463" w:author="Wangjingyi Liao" w:date="2025-06-03T21:53:00Z" w16du:dateUtc="2025-06-03T20:53:00Z">
            <w:rPr>
              <w:lang w:val="en-US"/>
            </w:rPr>
          </w:rPrChange>
        </w:rPr>
        <w:t>upon publication. Ahead of publication we will make the code available upon request.</w:t>
      </w:r>
    </w:p>
    <w:p w14:paraId="21B72EE5" w14:textId="77777777" w:rsidR="001273DC" w:rsidRPr="00E27D6C" w:rsidRDefault="001273DC" w:rsidP="00E27D6C">
      <w:pPr>
        <w:pStyle w:val="Heading1"/>
        <w:spacing w:line="360" w:lineRule="auto"/>
        <w:rPr>
          <w:rFonts w:ascii="Times New Roman" w:hAnsi="Times New Roman" w:cs="Times New Roman"/>
          <w:sz w:val="24"/>
          <w:szCs w:val="24"/>
          <w:rPrChange w:id="1464" w:author="Wangjingyi Liao" w:date="2025-06-03T21:53:00Z" w16du:dateUtc="2025-06-03T20:53:00Z">
            <w:rPr>
              <w:rFonts w:asciiTheme="minorHAnsi" w:hAnsiTheme="minorHAnsi" w:cstheme="minorHAnsi"/>
            </w:rPr>
          </w:rPrChange>
        </w:rPr>
        <w:pPrChange w:id="1465" w:author="Wangjingyi Liao" w:date="2025-06-03T21:53:00Z" w16du:dateUtc="2025-06-03T20:53:00Z">
          <w:pPr>
            <w:pStyle w:val="Heading1"/>
          </w:pPr>
        </w:pPrChange>
      </w:pPr>
    </w:p>
    <w:p w14:paraId="31917769" w14:textId="2153AA40" w:rsidR="00706259" w:rsidRPr="00E27D6C" w:rsidRDefault="00706259" w:rsidP="00E27D6C">
      <w:pPr>
        <w:pStyle w:val="Heading1"/>
        <w:spacing w:line="360" w:lineRule="auto"/>
        <w:rPr>
          <w:rFonts w:ascii="Times New Roman" w:hAnsi="Times New Roman" w:cs="Times New Roman"/>
          <w:sz w:val="24"/>
          <w:szCs w:val="24"/>
          <w:rPrChange w:id="1466" w:author="Wangjingyi Liao" w:date="2025-06-03T21:53:00Z" w16du:dateUtc="2025-06-03T20:53:00Z">
            <w:rPr>
              <w:rFonts w:asciiTheme="minorHAnsi" w:hAnsiTheme="minorHAnsi" w:cstheme="minorHAnsi"/>
            </w:rPr>
          </w:rPrChange>
        </w:rPr>
        <w:pPrChange w:id="1467" w:author="Wangjingyi Liao" w:date="2025-06-03T21:53:00Z" w16du:dateUtc="2025-06-03T20:53:00Z">
          <w:pPr>
            <w:pStyle w:val="Heading1"/>
          </w:pPr>
        </w:pPrChange>
      </w:pPr>
      <w:r w:rsidRPr="00E27D6C">
        <w:rPr>
          <w:rFonts w:ascii="Times New Roman" w:hAnsi="Times New Roman" w:cs="Times New Roman"/>
          <w:sz w:val="24"/>
          <w:szCs w:val="24"/>
          <w:rPrChange w:id="1468" w:author="Wangjingyi Liao" w:date="2025-06-03T21:53:00Z" w16du:dateUtc="2025-06-03T20:53:00Z">
            <w:rPr>
              <w:rFonts w:asciiTheme="minorHAnsi" w:hAnsiTheme="minorHAnsi" w:cstheme="minorHAnsi"/>
            </w:rPr>
          </w:rPrChange>
        </w:rPr>
        <w:t>References</w:t>
      </w:r>
    </w:p>
    <w:p w14:paraId="12B2680F" w14:textId="66AED108" w:rsidR="00F506FC" w:rsidRPr="00E27D6C" w:rsidRDefault="00F506FC" w:rsidP="00E27D6C">
      <w:pPr>
        <w:spacing w:line="360" w:lineRule="auto"/>
        <w:rPr>
          <w:rFonts w:ascii="Times New Roman" w:hAnsi="Times New Roman" w:cs="Times New Roman"/>
          <w:rPrChange w:id="1469" w:author="Wangjingyi Liao" w:date="2025-06-03T21:53:00Z" w16du:dateUtc="2025-06-03T20:53:00Z">
            <w:rPr/>
          </w:rPrChange>
        </w:rPr>
        <w:pPrChange w:id="1470" w:author="Wangjingyi Liao" w:date="2025-06-03T21:53:00Z" w16du:dateUtc="2025-06-03T20:53:00Z">
          <w:pPr/>
        </w:pPrChange>
      </w:pPr>
    </w:p>
    <w:p w14:paraId="2C41CC1E" w14:textId="77777777" w:rsidR="00570CEB" w:rsidRPr="00570CEB" w:rsidRDefault="00B96053" w:rsidP="00570CEB">
      <w:pPr>
        <w:pStyle w:val="EndNoteBibliography"/>
        <w:ind w:left="720" w:hanging="720"/>
      </w:pPr>
      <w:r w:rsidRPr="00E27D6C">
        <w:rPr>
          <w:rFonts w:ascii="Times New Roman" w:hAnsi="Times New Roman" w:cs="Times New Roman"/>
          <w:color w:val="222222"/>
          <w:rPrChange w:id="1471" w:author="Wangjingyi Liao" w:date="2025-06-03T21:53:00Z" w16du:dateUtc="2025-06-03T20:53:00Z">
            <w:rPr>
              <w:rFonts w:asciiTheme="minorHAnsi" w:hAnsiTheme="minorHAnsi" w:cstheme="minorBidi"/>
              <w:color w:val="222222"/>
            </w:rPr>
          </w:rPrChange>
        </w:rPr>
        <w:fldChar w:fldCharType="begin"/>
      </w:r>
      <w:r w:rsidRPr="00E27D6C">
        <w:rPr>
          <w:rFonts w:ascii="Times New Roman" w:hAnsi="Times New Roman" w:cs="Times New Roman"/>
          <w:color w:val="222222"/>
          <w:rPrChange w:id="1472" w:author="Wangjingyi Liao" w:date="2025-06-03T21:53:00Z" w16du:dateUtc="2025-06-03T20:53:00Z">
            <w:rPr>
              <w:rFonts w:asciiTheme="minorHAnsi" w:hAnsiTheme="minorHAnsi" w:cstheme="minorBidi"/>
              <w:color w:val="222222"/>
            </w:rPr>
          </w:rPrChange>
        </w:rPr>
        <w:instrText xml:space="preserve"> ADDIN EN.REFLIST </w:instrText>
      </w:r>
      <w:r w:rsidRPr="00E27D6C">
        <w:rPr>
          <w:rFonts w:ascii="Times New Roman" w:hAnsi="Times New Roman" w:cs="Times New Roman"/>
          <w:color w:val="222222"/>
          <w:rPrChange w:id="1473" w:author="Wangjingyi Liao" w:date="2025-06-03T21:53:00Z" w16du:dateUtc="2025-06-03T20:53:00Z">
            <w:rPr>
              <w:rFonts w:asciiTheme="minorHAnsi" w:hAnsiTheme="minorHAnsi" w:cstheme="minorBidi"/>
              <w:color w:val="222222"/>
            </w:rPr>
          </w:rPrChange>
        </w:rPr>
        <w:fldChar w:fldCharType="separate"/>
      </w:r>
      <w:r w:rsidR="00570CEB" w:rsidRPr="00570CEB">
        <w:t>1.</w:t>
      </w:r>
      <w:r w:rsidR="00570CEB" w:rsidRPr="00570CEB">
        <w:tab/>
        <w:t xml:space="preserve">Plomin, R. The next 10 years of behavioural genomic research. </w:t>
      </w:r>
      <w:r w:rsidR="00570CEB" w:rsidRPr="00570CEB">
        <w:rPr>
          <w:i/>
        </w:rPr>
        <w:t>JCPP Adv</w:t>
      </w:r>
      <w:r w:rsidR="00570CEB" w:rsidRPr="00570CEB">
        <w:t xml:space="preserve"> </w:t>
      </w:r>
      <w:r w:rsidR="00570CEB" w:rsidRPr="00570CEB">
        <w:rPr>
          <w:b/>
        </w:rPr>
        <w:t>2</w:t>
      </w:r>
      <w:r w:rsidR="00570CEB" w:rsidRPr="00570CEB">
        <w:t>, e12112 (2022).</w:t>
      </w:r>
    </w:p>
    <w:p w14:paraId="0B60C19C" w14:textId="77777777" w:rsidR="00570CEB" w:rsidRPr="00570CEB" w:rsidRDefault="00570CEB" w:rsidP="00570CEB">
      <w:pPr>
        <w:pStyle w:val="EndNoteBibliography"/>
        <w:ind w:left="720" w:hanging="720"/>
      </w:pPr>
      <w:r w:rsidRPr="00570CEB">
        <w:t>2.</w:t>
      </w:r>
      <w:r w:rsidRPr="00570CEB">
        <w:tab/>
        <w:t>International Schizophrenia, C.</w:t>
      </w:r>
      <w:r w:rsidRPr="00570CEB">
        <w:rPr>
          <w:i/>
        </w:rPr>
        <w:t xml:space="preserve"> et al.</w:t>
      </w:r>
      <w:r w:rsidRPr="00570CEB">
        <w:t xml:space="preserve"> Common polygenic variation contributes to risk of schizophrenia and bipolar disorder. </w:t>
      </w:r>
      <w:r w:rsidRPr="00570CEB">
        <w:rPr>
          <w:i/>
        </w:rPr>
        <w:t>Nature</w:t>
      </w:r>
      <w:r w:rsidRPr="00570CEB">
        <w:t xml:space="preserve"> </w:t>
      </w:r>
      <w:r w:rsidRPr="00570CEB">
        <w:rPr>
          <w:b/>
        </w:rPr>
        <w:t>460</w:t>
      </w:r>
      <w:r w:rsidRPr="00570CEB">
        <w:t>, 748-52 (2009).</w:t>
      </w:r>
    </w:p>
    <w:p w14:paraId="0A443AF9" w14:textId="77777777" w:rsidR="00570CEB" w:rsidRPr="00570CEB" w:rsidRDefault="00570CEB" w:rsidP="00570CEB">
      <w:pPr>
        <w:pStyle w:val="EndNoteBibliography"/>
        <w:ind w:left="720" w:hanging="720"/>
      </w:pPr>
      <w:r w:rsidRPr="00570CEB">
        <w:t>3.</w:t>
      </w:r>
      <w:r w:rsidRPr="00570CEB">
        <w:tab/>
        <w:t xml:space="preserve">American Psychiatric Association. </w:t>
      </w:r>
      <w:r w:rsidRPr="00570CEB">
        <w:rPr>
          <w:i/>
        </w:rPr>
        <w:t>Diagnostic and Statistical Manual of Mental Disorders</w:t>
      </w:r>
      <w:r w:rsidRPr="00570CEB">
        <w:t>, (Washington, DC, 2000).</w:t>
      </w:r>
    </w:p>
    <w:p w14:paraId="25BBB9CD" w14:textId="77777777" w:rsidR="00570CEB" w:rsidRPr="00570CEB" w:rsidRDefault="00570CEB" w:rsidP="00570CEB">
      <w:pPr>
        <w:pStyle w:val="EndNoteBibliography"/>
        <w:ind w:left="720" w:hanging="720"/>
      </w:pPr>
      <w:r w:rsidRPr="00570CEB">
        <w:lastRenderedPageBreak/>
        <w:t>4.</w:t>
      </w:r>
      <w:r w:rsidRPr="00570CEB">
        <w:tab/>
        <w:t>Bulik-Sullivan, B.K.</w:t>
      </w:r>
      <w:r w:rsidRPr="00570CEB">
        <w:rPr>
          <w:i/>
        </w:rPr>
        <w:t xml:space="preserve"> et al.</w:t>
      </w:r>
      <w:r w:rsidRPr="00570CEB">
        <w:t xml:space="preserve"> LD Score regression distinguishes confounding from polygenicity in genome-wide association studies. </w:t>
      </w:r>
      <w:r w:rsidRPr="00570CEB">
        <w:rPr>
          <w:i/>
        </w:rPr>
        <w:t>Nat Genet</w:t>
      </w:r>
      <w:r w:rsidRPr="00570CEB">
        <w:t xml:space="preserve"> </w:t>
      </w:r>
      <w:r w:rsidRPr="00570CEB">
        <w:rPr>
          <w:b/>
        </w:rPr>
        <w:t>47</w:t>
      </w:r>
      <w:r w:rsidRPr="00570CEB">
        <w:t>, 291-5 (2015).</w:t>
      </w:r>
    </w:p>
    <w:p w14:paraId="2DD1D96C" w14:textId="77777777" w:rsidR="00570CEB" w:rsidRPr="00570CEB" w:rsidRDefault="00570CEB" w:rsidP="00570CEB">
      <w:pPr>
        <w:pStyle w:val="EndNoteBibliography"/>
        <w:ind w:left="720" w:hanging="720"/>
      </w:pPr>
      <w:r w:rsidRPr="00570CEB">
        <w:t>5.</w:t>
      </w:r>
      <w:r w:rsidRPr="00570CEB">
        <w:tab/>
        <w:t>Bulik-Sullivan, B.</w:t>
      </w:r>
      <w:r w:rsidRPr="00570CEB">
        <w:rPr>
          <w:i/>
        </w:rPr>
        <w:t xml:space="preserve"> et al.</w:t>
      </w:r>
      <w:r w:rsidRPr="00570CEB">
        <w:t xml:space="preserve"> An atlas of genetic correlations across human diseases and traits. </w:t>
      </w:r>
      <w:r w:rsidRPr="00570CEB">
        <w:rPr>
          <w:i/>
        </w:rPr>
        <w:t>Nat Genet</w:t>
      </w:r>
      <w:r w:rsidRPr="00570CEB">
        <w:t xml:space="preserve"> </w:t>
      </w:r>
      <w:r w:rsidRPr="00570CEB">
        <w:rPr>
          <w:b/>
        </w:rPr>
        <w:t>47</w:t>
      </w:r>
      <w:r w:rsidRPr="00570CEB">
        <w:t>, 1236-41 (2015).</w:t>
      </w:r>
    </w:p>
    <w:p w14:paraId="797D199A" w14:textId="77777777" w:rsidR="00570CEB" w:rsidRPr="00570CEB" w:rsidRDefault="00570CEB" w:rsidP="00570CEB">
      <w:pPr>
        <w:pStyle w:val="EndNoteBibliography"/>
        <w:ind w:left="720" w:hanging="720"/>
      </w:pPr>
      <w:r w:rsidRPr="00570CEB">
        <w:t>6.</w:t>
      </w:r>
      <w:r w:rsidRPr="00570CEB">
        <w:tab/>
        <w:t>Cross-Disorder Group of the Psychiatric Genomics, C.</w:t>
      </w:r>
      <w:r w:rsidRPr="00570CEB">
        <w:rPr>
          <w:i/>
        </w:rPr>
        <w:t xml:space="preserve"> et al.</w:t>
      </w:r>
      <w:r w:rsidRPr="00570CEB">
        <w:t xml:space="preserve"> Genetic relationship between five psychiatric disorders estimated from genome-wide SNPs. </w:t>
      </w:r>
      <w:r w:rsidRPr="00570CEB">
        <w:rPr>
          <w:i/>
        </w:rPr>
        <w:t>Nat Genet</w:t>
      </w:r>
      <w:r w:rsidRPr="00570CEB">
        <w:t xml:space="preserve"> </w:t>
      </w:r>
      <w:r w:rsidRPr="00570CEB">
        <w:rPr>
          <w:b/>
        </w:rPr>
        <w:t>45</w:t>
      </w:r>
      <w:r w:rsidRPr="00570CEB">
        <w:t>, 984-94 (2013).</w:t>
      </w:r>
    </w:p>
    <w:p w14:paraId="18D398AE" w14:textId="77777777" w:rsidR="00570CEB" w:rsidRPr="00570CEB" w:rsidRDefault="00570CEB" w:rsidP="00570CEB">
      <w:pPr>
        <w:pStyle w:val="EndNoteBibliography"/>
        <w:ind w:left="720" w:hanging="720"/>
      </w:pPr>
      <w:r w:rsidRPr="00570CEB">
        <w:t>7.</w:t>
      </w:r>
      <w:r w:rsidRPr="00570CEB">
        <w:tab/>
        <w:t xml:space="preserve">Cross-Disorder Group of the Psychiatric Genomics Consortium. Electronic address, p.m.h.e. &amp; Cross-Disorder Group of the Psychiatric Genomics, C. Genomic Relationships, Novel Loci, and Pleiotropic Mechanisms across Eight Psychiatric Disorders. </w:t>
      </w:r>
      <w:r w:rsidRPr="00570CEB">
        <w:rPr>
          <w:i/>
        </w:rPr>
        <w:t>Cell</w:t>
      </w:r>
      <w:r w:rsidRPr="00570CEB">
        <w:t xml:space="preserve"> </w:t>
      </w:r>
      <w:r w:rsidRPr="00570CEB">
        <w:rPr>
          <w:b/>
        </w:rPr>
        <w:t>179</w:t>
      </w:r>
      <w:r w:rsidRPr="00570CEB">
        <w:t>, 1469-1482 e11 (2019).</w:t>
      </w:r>
    </w:p>
    <w:p w14:paraId="5B3FC677" w14:textId="77777777" w:rsidR="00570CEB" w:rsidRPr="00570CEB" w:rsidRDefault="00570CEB" w:rsidP="00570CEB">
      <w:pPr>
        <w:pStyle w:val="EndNoteBibliography"/>
        <w:ind w:left="720" w:hanging="720"/>
      </w:pPr>
      <w:r w:rsidRPr="00570CEB">
        <w:t>8.</w:t>
      </w:r>
      <w:r w:rsidRPr="00570CEB">
        <w:tab/>
        <w:t xml:space="preserve">Selzam, S., Coleman, J.R.I., Caspi, A., Moffitt, T.E. &amp; Plomin, R. A polygenic p factor for major psychiatric disorders. </w:t>
      </w:r>
      <w:r w:rsidRPr="00570CEB">
        <w:rPr>
          <w:i/>
        </w:rPr>
        <w:t>Transl Psychiatry</w:t>
      </w:r>
      <w:r w:rsidRPr="00570CEB">
        <w:t xml:space="preserve"> </w:t>
      </w:r>
      <w:r w:rsidRPr="00570CEB">
        <w:rPr>
          <w:b/>
        </w:rPr>
        <w:t>8</w:t>
      </w:r>
      <w:r w:rsidRPr="00570CEB">
        <w:t>, 205 (2018).</w:t>
      </w:r>
    </w:p>
    <w:p w14:paraId="1930BC9B" w14:textId="77777777" w:rsidR="00570CEB" w:rsidRPr="00570CEB" w:rsidRDefault="00570CEB" w:rsidP="00570CEB">
      <w:pPr>
        <w:pStyle w:val="EndNoteBibliography"/>
        <w:ind w:left="720" w:hanging="720"/>
      </w:pPr>
      <w:r w:rsidRPr="00570CEB">
        <w:t>9.</w:t>
      </w:r>
      <w:r w:rsidRPr="00570CEB">
        <w:tab/>
        <w:t>Brainstorm, C.</w:t>
      </w:r>
      <w:r w:rsidRPr="00570CEB">
        <w:rPr>
          <w:i/>
        </w:rPr>
        <w:t xml:space="preserve"> et al.</w:t>
      </w:r>
      <w:r w:rsidRPr="00570CEB">
        <w:t xml:space="preserve"> Analysis of shared heritability in common disorders of the brain. </w:t>
      </w:r>
      <w:r w:rsidRPr="00570CEB">
        <w:rPr>
          <w:i/>
        </w:rPr>
        <w:t>Science</w:t>
      </w:r>
      <w:r w:rsidRPr="00570CEB">
        <w:t xml:space="preserve"> </w:t>
      </w:r>
      <w:r w:rsidRPr="00570CEB">
        <w:rPr>
          <w:b/>
        </w:rPr>
        <w:t>360</w:t>
      </w:r>
      <w:r w:rsidRPr="00570CEB">
        <w:t>(2018).</w:t>
      </w:r>
    </w:p>
    <w:p w14:paraId="6A4C7AA9" w14:textId="77777777" w:rsidR="00570CEB" w:rsidRPr="00570CEB" w:rsidRDefault="00570CEB" w:rsidP="00570CEB">
      <w:pPr>
        <w:pStyle w:val="EndNoteBibliography"/>
        <w:ind w:left="720" w:hanging="720"/>
      </w:pPr>
      <w:r w:rsidRPr="00570CEB">
        <w:t>10.</w:t>
      </w:r>
      <w:r w:rsidRPr="00570CEB">
        <w:tab/>
        <w:t>Grotzinger, A.D.</w:t>
      </w:r>
      <w:r w:rsidRPr="00570CEB">
        <w:rPr>
          <w:i/>
        </w:rPr>
        <w:t xml:space="preserve"> et al.</w:t>
      </w:r>
      <w:r w:rsidRPr="00570CEB">
        <w:t xml:space="preserve"> Genetic architecture of 11 major psychiatric disorders at biobehavioral, functional genomic and molecular genetic levels of analysis. </w:t>
      </w:r>
      <w:r w:rsidRPr="00570CEB">
        <w:rPr>
          <w:i/>
        </w:rPr>
        <w:t>Nat Genet</w:t>
      </w:r>
      <w:r w:rsidRPr="00570CEB">
        <w:t xml:space="preserve"> </w:t>
      </w:r>
      <w:r w:rsidRPr="00570CEB">
        <w:rPr>
          <w:b/>
        </w:rPr>
        <w:t>54</w:t>
      </w:r>
      <w:r w:rsidRPr="00570CEB">
        <w:t>, 548-559 (2022).</w:t>
      </w:r>
    </w:p>
    <w:p w14:paraId="1918606C" w14:textId="77777777" w:rsidR="00570CEB" w:rsidRPr="00570CEB" w:rsidRDefault="00570CEB" w:rsidP="00570CEB">
      <w:pPr>
        <w:pStyle w:val="EndNoteBibliography"/>
        <w:ind w:left="720" w:hanging="720"/>
      </w:pPr>
      <w:r w:rsidRPr="00570CEB">
        <w:t>11.</w:t>
      </w:r>
      <w:r w:rsidRPr="00570CEB">
        <w:tab/>
        <w:t>Lahey, B.B.</w:t>
      </w:r>
      <w:r w:rsidRPr="00570CEB">
        <w:rPr>
          <w:i/>
        </w:rPr>
        <w:t xml:space="preserve"> et al.</w:t>
      </w:r>
      <w:r w:rsidRPr="00570CEB">
        <w:t xml:space="preserve"> Is there a general factor of prevalent psychopathology during adulthood? </w:t>
      </w:r>
      <w:r w:rsidRPr="00570CEB">
        <w:rPr>
          <w:i/>
        </w:rPr>
        <w:t>J Abnorm Psychol</w:t>
      </w:r>
      <w:r w:rsidRPr="00570CEB">
        <w:t xml:space="preserve"> </w:t>
      </w:r>
      <w:r w:rsidRPr="00570CEB">
        <w:rPr>
          <w:b/>
        </w:rPr>
        <w:t>121</w:t>
      </w:r>
      <w:r w:rsidRPr="00570CEB">
        <w:t>, 971-7 (2012).</w:t>
      </w:r>
    </w:p>
    <w:p w14:paraId="0FBCE67D" w14:textId="77777777" w:rsidR="00570CEB" w:rsidRPr="00570CEB" w:rsidRDefault="00570CEB" w:rsidP="00570CEB">
      <w:pPr>
        <w:pStyle w:val="EndNoteBibliography"/>
        <w:ind w:left="720" w:hanging="720"/>
      </w:pPr>
      <w:r w:rsidRPr="00570CEB">
        <w:t>12.</w:t>
      </w:r>
      <w:r w:rsidRPr="00570CEB">
        <w:tab/>
        <w:t xml:space="preserve">Caspi, A. &amp; Moffitt, T.E. All for One and One for All: Mental Disorders in One Dimension. </w:t>
      </w:r>
      <w:r w:rsidRPr="00570CEB">
        <w:rPr>
          <w:i/>
        </w:rPr>
        <w:t>Am J Psychiatry</w:t>
      </w:r>
      <w:r w:rsidRPr="00570CEB">
        <w:t xml:space="preserve"> </w:t>
      </w:r>
      <w:r w:rsidRPr="00570CEB">
        <w:rPr>
          <w:b/>
        </w:rPr>
        <w:t>175</w:t>
      </w:r>
      <w:r w:rsidRPr="00570CEB">
        <w:t>, 831-844 (2018).</w:t>
      </w:r>
    </w:p>
    <w:p w14:paraId="09C4B0E2" w14:textId="77777777" w:rsidR="00570CEB" w:rsidRPr="00570CEB" w:rsidRDefault="00570CEB" w:rsidP="00570CEB">
      <w:pPr>
        <w:pStyle w:val="EndNoteBibliography"/>
        <w:ind w:left="720" w:hanging="720"/>
      </w:pPr>
      <w:r w:rsidRPr="00570CEB">
        <w:t>13.</w:t>
      </w:r>
      <w:r w:rsidRPr="00570CEB">
        <w:tab/>
        <w:t>Caspi, A.</w:t>
      </w:r>
      <w:r w:rsidRPr="00570CEB">
        <w:rPr>
          <w:i/>
        </w:rPr>
        <w:t xml:space="preserve"> et al.</w:t>
      </w:r>
      <w:r w:rsidRPr="00570CEB">
        <w:t xml:space="preserve"> The p Factor: One General Psychopathology Factor in the Structure of Psychiatric Disorders? </w:t>
      </w:r>
      <w:r w:rsidRPr="00570CEB">
        <w:rPr>
          <w:i/>
        </w:rPr>
        <w:t>Clin Psychol Sci</w:t>
      </w:r>
      <w:r w:rsidRPr="00570CEB">
        <w:t xml:space="preserve"> </w:t>
      </w:r>
      <w:r w:rsidRPr="00570CEB">
        <w:rPr>
          <w:b/>
        </w:rPr>
        <w:t>2</w:t>
      </w:r>
      <w:r w:rsidRPr="00570CEB">
        <w:t>, 119-137 (2014).</w:t>
      </w:r>
    </w:p>
    <w:p w14:paraId="2BA430F5" w14:textId="77777777" w:rsidR="00570CEB" w:rsidRPr="00570CEB" w:rsidRDefault="00570CEB" w:rsidP="00570CEB">
      <w:pPr>
        <w:pStyle w:val="EndNoteBibliography"/>
        <w:ind w:left="720" w:hanging="720"/>
      </w:pPr>
      <w:r w:rsidRPr="00570CEB">
        <w:t>14.</w:t>
      </w:r>
      <w:r w:rsidRPr="00570CEB">
        <w:tab/>
        <w:t>de Jonge, P.</w:t>
      </w:r>
      <w:r w:rsidRPr="00570CEB">
        <w:rPr>
          <w:i/>
        </w:rPr>
        <w:t xml:space="preserve"> et al.</w:t>
      </w:r>
      <w:r w:rsidRPr="00570CEB">
        <w:t xml:space="preserve"> The cross-national structure of mental disorders: results from the World Mental Health Surveys. </w:t>
      </w:r>
      <w:r w:rsidRPr="00570CEB">
        <w:rPr>
          <w:i/>
        </w:rPr>
        <w:t>Psychol Med</w:t>
      </w:r>
      <w:r w:rsidRPr="00570CEB">
        <w:t xml:space="preserve"> </w:t>
      </w:r>
      <w:r w:rsidRPr="00570CEB">
        <w:rPr>
          <w:b/>
        </w:rPr>
        <w:t>48</w:t>
      </w:r>
      <w:r w:rsidRPr="00570CEB">
        <w:t>, 2073-2084 (2018).</w:t>
      </w:r>
    </w:p>
    <w:p w14:paraId="641DF7CB" w14:textId="77777777" w:rsidR="00570CEB" w:rsidRPr="00570CEB" w:rsidRDefault="00570CEB" w:rsidP="00570CEB">
      <w:pPr>
        <w:pStyle w:val="EndNoteBibliography"/>
        <w:ind w:left="720" w:hanging="720"/>
      </w:pPr>
      <w:r w:rsidRPr="00570CEB">
        <w:t>15.</w:t>
      </w:r>
      <w:r w:rsidRPr="00570CEB">
        <w:tab/>
        <w:t>Caspi, A.</w:t>
      </w:r>
      <w:r w:rsidRPr="00570CEB">
        <w:rPr>
          <w:i/>
        </w:rPr>
        <w:t xml:space="preserve"> et al.</w:t>
      </w:r>
      <w:r w:rsidRPr="00570CEB">
        <w:t xml:space="preserve"> Longitudinal Assessment of Mental Health Disorders and Comorbidities Across 4 Decades Among Participants in the Dunedin Birth Cohort Study. </w:t>
      </w:r>
      <w:r w:rsidRPr="00570CEB">
        <w:rPr>
          <w:i/>
        </w:rPr>
        <w:t>JAMA Netw Open</w:t>
      </w:r>
      <w:r w:rsidRPr="00570CEB">
        <w:t xml:space="preserve"> </w:t>
      </w:r>
      <w:r w:rsidRPr="00570CEB">
        <w:rPr>
          <w:b/>
        </w:rPr>
        <w:t>3</w:t>
      </w:r>
      <w:r w:rsidRPr="00570CEB">
        <w:t>, e203221 (2020).</w:t>
      </w:r>
    </w:p>
    <w:p w14:paraId="6A3A8951" w14:textId="77777777" w:rsidR="00570CEB" w:rsidRPr="00570CEB" w:rsidRDefault="00570CEB" w:rsidP="00570CEB">
      <w:pPr>
        <w:pStyle w:val="EndNoteBibliography"/>
        <w:ind w:left="720" w:hanging="720"/>
      </w:pPr>
      <w:r w:rsidRPr="00570CEB">
        <w:t>16.</w:t>
      </w:r>
      <w:r w:rsidRPr="00570CEB">
        <w:tab/>
        <w:t>Plana-Ripoll, O.</w:t>
      </w:r>
      <w:r w:rsidRPr="00570CEB">
        <w:rPr>
          <w:i/>
        </w:rPr>
        <w:t xml:space="preserve"> et al.</w:t>
      </w:r>
      <w:r w:rsidRPr="00570CEB">
        <w:t xml:space="preserve"> Exploring Comorbidity Within Mental Disorders Among a Danish National Population. </w:t>
      </w:r>
      <w:r w:rsidRPr="00570CEB">
        <w:rPr>
          <w:i/>
        </w:rPr>
        <w:t>JAMA Psychiatry</w:t>
      </w:r>
      <w:r w:rsidRPr="00570CEB">
        <w:t xml:space="preserve"> </w:t>
      </w:r>
      <w:r w:rsidRPr="00570CEB">
        <w:rPr>
          <w:b/>
        </w:rPr>
        <w:t>76</w:t>
      </w:r>
      <w:r w:rsidRPr="00570CEB">
        <w:t>, 259-270 (2019).</w:t>
      </w:r>
    </w:p>
    <w:p w14:paraId="6A5BA546" w14:textId="77777777" w:rsidR="00570CEB" w:rsidRPr="00570CEB" w:rsidRDefault="00570CEB" w:rsidP="00570CEB">
      <w:pPr>
        <w:pStyle w:val="EndNoteBibliography"/>
        <w:ind w:left="720" w:hanging="720"/>
      </w:pPr>
      <w:r w:rsidRPr="00570CEB">
        <w:t>17.</w:t>
      </w:r>
      <w:r w:rsidRPr="00570CEB">
        <w:tab/>
        <w:t xml:space="preserve">Caspi, A., Houts, R.M., Fisher, H.L., Danese, A. &amp; Moffitt, T.E. The general factor of psychopathology (p): Choosing among competing models and interpreting p. </w:t>
      </w:r>
      <w:r w:rsidRPr="00570CEB">
        <w:rPr>
          <w:i/>
        </w:rPr>
        <w:t>Clin Psychol Sci</w:t>
      </w:r>
      <w:r w:rsidRPr="00570CEB">
        <w:t xml:space="preserve"> </w:t>
      </w:r>
      <w:r w:rsidRPr="00570CEB">
        <w:rPr>
          <w:b/>
        </w:rPr>
        <w:t>12</w:t>
      </w:r>
      <w:r w:rsidRPr="00570CEB">
        <w:t>, 53-82 (2024).</w:t>
      </w:r>
    </w:p>
    <w:p w14:paraId="5501D851" w14:textId="77777777" w:rsidR="00570CEB" w:rsidRPr="00570CEB" w:rsidRDefault="00570CEB" w:rsidP="00570CEB">
      <w:pPr>
        <w:pStyle w:val="EndNoteBibliography"/>
        <w:ind w:left="720" w:hanging="720"/>
      </w:pPr>
      <w:r w:rsidRPr="00570CEB">
        <w:t>18.</w:t>
      </w:r>
      <w:r w:rsidRPr="00570CEB">
        <w:tab/>
        <w:t>Allegrini, A.G.</w:t>
      </w:r>
      <w:r w:rsidRPr="00570CEB">
        <w:rPr>
          <w:i/>
        </w:rPr>
        <w:t xml:space="preserve"> et al.</w:t>
      </w:r>
      <w:r w:rsidRPr="00570CEB">
        <w:t xml:space="preserve"> The p factor: genetic analyses support a general dimension of psychopathology in childhood and adolescence. </w:t>
      </w:r>
      <w:r w:rsidRPr="00570CEB">
        <w:rPr>
          <w:i/>
        </w:rPr>
        <w:t>J Child Psychol Psychiatry</w:t>
      </w:r>
      <w:r w:rsidRPr="00570CEB">
        <w:t xml:space="preserve"> </w:t>
      </w:r>
      <w:r w:rsidRPr="00570CEB">
        <w:rPr>
          <w:b/>
        </w:rPr>
        <w:t>61</w:t>
      </w:r>
      <w:r w:rsidRPr="00570CEB">
        <w:t>, 30-39 (2020).</w:t>
      </w:r>
    </w:p>
    <w:p w14:paraId="6AA96EA0" w14:textId="77777777" w:rsidR="00570CEB" w:rsidRPr="00570CEB" w:rsidRDefault="00570CEB" w:rsidP="00570CEB">
      <w:pPr>
        <w:pStyle w:val="EndNoteBibliography"/>
        <w:ind w:left="720" w:hanging="720"/>
      </w:pPr>
      <w:r w:rsidRPr="00570CEB">
        <w:t>19.</w:t>
      </w:r>
      <w:r w:rsidRPr="00570CEB">
        <w:tab/>
        <w:t>Eaton, N.R.</w:t>
      </w:r>
      <w:r w:rsidRPr="00570CEB">
        <w:rPr>
          <w:i/>
        </w:rPr>
        <w:t xml:space="preserve"> et al.</w:t>
      </w:r>
      <w:r w:rsidRPr="00570CEB">
        <w:t xml:space="preserve"> A review of approaches and models in psychopathology conceptualization research. </w:t>
      </w:r>
      <w:r w:rsidRPr="00570CEB">
        <w:rPr>
          <w:i/>
        </w:rPr>
        <w:t>Nature Reviews Psychology</w:t>
      </w:r>
      <w:r w:rsidRPr="00570CEB">
        <w:t xml:space="preserve"> </w:t>
      </w:r>
      <w:r w:rsidRPr="00570CEB">
        <w:rPr>
          <w:b/>
        </w:rPr>
        <w:t>2</w:t>
      </w:r>
      <w:r w:rsidRPr="00570CEB">
        <w:t>, 622-636 (2023).</w:t>
      </w:r>
    </w:p>
    <w:p w14:paraId="14CD361D" w14:textId="77777777" w:rsidR="00570CEB" w:rsidRPr="00570CEB" w:rsidRDefault="00570CEB" w:rsidP="00570CEB">
      <w:pPr>
        <w:pStyle w:val="EndNoteBibliography"/>
        <w:ind w:left="720" w:hanging="720"/>
      </w:pPr>
      <w:r w:rsidRPr="00570CEB">
        <w:t>20.</w:t>
      </w:r>
      <w:r w:rsidRPr="00570CEB">
        <w:tab/>
        <w:t xml:space="preserve">Pettersson, E., Anckarsater, H., Gillberg, C. &amp; Lichtenstein, P. Different neurodevelopmental symptoms have a common genetic etiology. </w:t>
      </w:r>
      <w:r w:rsidRPr="00570CEB">
        <w:rPr>
          <w:i/>
        </w:rPr>
        <w:t>J Child Psychol Psychiatry</w:t>
      </w:r>
      <w:r w:rsidRPr="00570CEB">
        <w:t xml:space="preserve"> </w:t>
      </w:r>
      <w:r w:rsidRPr="00570CEB">
        <w:rPr>
          <w:b/>
        </w:rPr>
        <w:t>54</w:t>
      </w:r>
      <w:r w:rsidRPr="00570CEB">
        <w:t>, 1356-65 (2013).</w:t>
      </w:r>
    </w:p>
    <w:p w14:paraId="514F4CF2" w14:textId="77777777" w:rsidR="00570CEB" w:rsidRPr="00570CEB" w:rsidRDefault="00570CEB" w:rsidP="00570CEB">
      <w:pPr>
        <w:pStyle w:val="EndNoteBibliography"/>
        <w:ind w:left="720" w:hanging="720"/>
      </w:pPr>
      <w:r w:rsidRPr="00570CEB">
        <w:t>21.</w:t>
      </w:r>
      <w:r w:rsidRPr="00570CEB">
        <w:tab/>
        <w:t>Mallard, T.T.</w:t>
      </w:r>
      <w:r w:rsidRPr="00570CEB">
        <w:rPr>
          <w:i/>
        </w:rPr>
        <w:t xml:space="preserve"> et al.</w:t>
      </w:r>
      <w:r w:rsidRPr="00570CEB">
        <w:t xml:space="preserve"> Item-Level Genome-Wide Association Study of the Alcohol Use Disorders Identification Test in Three Population-Based Cohorts. </w:t>
      </w:r>
      <w:r w:rsidRPr="00570CEB">
        <w:rPr>
          <w:i/>
        </w:rPr>
        <w:t>Am J Psychiatry</w:t>
      </w:r>
      <w:r w:rsidRPr="00570CEB">
        <w:t xml:space="preserve"> </w:t>
      </w:r>
      <w:r w:rsidRPr="00570CEB">
        <w:rPr>
          <w:b/>
        </w:rPr>
        <w:t>179</w:t>
      </w:r>
      <w:r w:rsidRPr="00570CEB">
        <w:t>, 58-70 (2022).</w:t>
      </w:r>
    </w:p>
    <w:p w14:paraId="5CD630F9" w14:textId="77777777" w:rsidR="00570CEB" w:rsidRPr="00570CEB" w:rsidRDefault="00570CEB" w:rsidP="00570CEB">
      <w:pPr>
        <w:pStyle w:val="EndNoteBibliography"/>
        <w:ind w:left="720" w:hanging="720"/>
      </w:pPr>
      <w:r w:rsidRPr="00570CEB">
        <w:lastRenderedPageBreak/>
        <w:t>22.</w:t>
      </w:r>
      <w:r w:rsidRPr="00570CEB">
        <w:tab/>
        <w:t>Grotzinger, A.D.</w:t>
      </w:r>
      <w:r w:rsidRPr="00570CEB">
        <w:rPr>
          <w:i/>
        </w:rPr>
        <w:t xml:space="preserve"> et al.</w:t>
      </w:r>
      <w:r w:rsidRPr="00570CEB">
        <w:t xml:space="preserve"> Genomic structural equation modelling provides insights into the multivariate genetic architecture of complex traits. </w:t>
      </w:r>
      <w:r w:rsidRPr="00570CEB">
        <w:rPr>
          <w:i/>
        </w:rPr>
        <w:t>Nat Hum Behav</w:t>
      </w:r>
      <w:r w:rsidRPr="00570CEB">
        <w:t xml:space="preserve"> </w:t>
      </w:r>
      <w:r w:rsidRPr="00570CEB">
        <w:rPr>
          <w:b/>
        </w:rPr>
        <w:t>3</w:t>
      </w:r>
      <w:r w:rsidRPr="00570CEB">
        <w:t>, 513-525 (2019).</w:t>
      </w:r>
    </w:p>
    <w:p w14:paraId="4E0B636E" w14:textId="77777777" w:rsidR="00570CEB" w:rsidRPr="00570CEB" w:rsidRDefault="00570CEB" w:rsidP="00570CEB">
      <w:pPr>
        <w:pStyle w:val="EndNoteBibliography"/>
        <w:ind w:left="720" w:hanging="720"/>
      </w:pPr>
      <w:r w:rsidRPr="00570CEB">
        <w:t>23.</w:t>
      </w:r>
      <w:r w:rsidRPr="00570CEB">
        <w:tab/>
        <w:t>Purcell, S.</w:t>
      </w:r>
      <w:r w:rsidRPr="00570CEB">
        <w:rPr>
          <w:i/>
        </w:rPr>
        <w:t xml:space="preserve"> et al.</w:t>
      </w:r>
      <w:r w:rsidRPr="00570CEB">
        <w:t xml:space="preserve"> PLINK: a tool set for whole-genome association and population-based linkage analyses. </w:t>
      </w:r>
      <w:r w:rsidRPr="00570CEB">
        <w:rPr>
          <w:i/>
        </w:rPr>
        <w:t>Am J Hum Genet</w:t>
      </w:r>
      <w:r w:rsidRPr="00570CEB">
        <w:t xml:space="preserve"> </w:t>
      </w:r>
      <w:r w:rsidRPr="00570CEB">
        <w:rPr>
          <w:b/>
        </w:rPr>
        <w:t>81</w:t>
      </w:r>
      <w:r w:rsidRPr="00570CEB">
        <w:t>, 559-75 (2007).</w:t>
      </w:r>
    </w:p>
    <w:p w14:paraId="18806E2A" w14:textId="77777777" w:rsidR="00570CEB" w:rsidRPr="00570CEB" w:rsidRDefault="00570CEB" w:rsidP="00570CEB">
      <w:pPr>
        <w:pStyle w:val="EndNoteBibliography"/>
        <w:ind w:left="720" w:hanging="720"/>
      </w:pPr>
      <w:r w:rsidRPr="00570CEB">
        <w:t>24.</w:t>
      </w:r>
      <w:r w:rsidRPr="00570CEB">
        <w:tab/>
        <w:t xml:space="preserve">Watanabe, K., Taskesen, E., van Bochoven, A. &amp; Posthuma, D. Functional mapping and annotation of genetic associations with FUMA. </w:t>
      </w:r>
      <w:r w:rsidRPr="00570CEB">
        <w:rPr>
          <w:i/>
        </w:rPr>
        <w:t>Nat Commun</w:t>
      </w:r>
      <w:r w:rsidRPr="00570CEB">
        <w:t xml:space="preserve"> </w:t>
      </w:r>
      <w:r w:rsidRPr="00570CEB">
        <w:rPr>
          <w:b/>
        </w:rPr>
        <w:t>8</w:t>
      </w:r>
      <w:r w:rsidRPr="00570CEB">
        <w:t>, 1826 (2017).</w:t>
      </w:r>
    </w:p>
    <w:p w14:paraId="647ECE91" w14:textId="77777777" w:rsidR="00570CEB" w:rsidRPr="00570CEB" w:rsidRDefault="00570CEB" w:rsidP="00570CEB">
      <w:pPr>
        <w:pStyle w:val="EndNoteBibliography"/>
        <w:ind w:left="720" w:hanging="720"/>
      </w:pPr>
      <w:r w:rsidRPr="00570CEB">
        <w:t>25.</w:t>
      </w:r>
      <w:r w:rsidRPr="00570CEB">
        <w:tab/>
        <w:t>Coleman, J.R.I.</w:t>
      </w:r>
      <w:r w:rsidRPr="00570CEB">
        <w:rPr>
          <w:i/>
        </w:rPr>
        <w:t xml:space="preserve"> et al.</w:t>
      </w:r>
      <w:r w:rsidRPr="00570CEB">
        <w:t xml:space="preserve"> Genome-wide gene-environment analyses of major depressive disorder and reported lifetime traumatic experiences in UK Biobank. </w:t>
      </w:r>
      <w:r w:rsidRPr="00570CEB">
        <w:rPr>
          <w:i/>
        </w:rPr>
        <w:t>Mol Psychiatry</w:t>
      </w:r>
      <w:r w:rsidRPr="00570CEB">
        <w:t xml:space="preserve"> </w:t>
      </w:r>
      <w:r w:rsidRPr="00570CEB">
        <w:rPr>
          <w:b/>
        </w:rPr>
        <w:t>25</w:t>
      </w:r>
      <w:r w:rsidRPr="00570CEB">
        <w:t>, 1430-1446 (2020).</w:t>
      </w:r>
    </w:p>
    <w:p w14:paraId="5ABFF1AE" w14:textId="77777777" w:rsidR="00570CEB" w:rsidRPr="00570CEB" w:rsidRDefault="00570CEB" w:rsidP="00570CEB">
      <w:pPr>
        <w:pStyle w:val="EndNoteBibliography"/>
        <w:ind w:left="720" w:hanging="720"/>
      </w:pPr>
      <w:r w:rsidRPr="00570CEB">
        <w:t>26.</w:t>
      </w:r>
      <w:r w:rsidRPr="00570CEB">
        <w:tab/>
        <w:t>Goes, F.S.</w:t>
      </w:r>
      <w:r w:rsidRPr="00570CEB">
        <w:rPr>
          <w:i/>
        </w:rPr>
        <w:t xml:space="preserve"> et al.</w:t>
      </w:r>
      <w:r w:rsidRPr="00570CEB">
        <w:t xml:space="preserve"> Genome-wide association study of schizophrenia in Ashkenazi Jews. </w:t>
      </w:r>
      <w:r w:rsidRPr="00570CEB">
        <w:rPr>
          <w:i/>
        </w:rPr>
        <w:t>Am J Med Genet B Neuropsychiatr Genet</w:t>
      </w:r>
      <w:r w:rsidRPr="00570CEB">
        <w:t xml:space="preserve"> </w:t>
      </w:r>
      <w:r w:rsidRPr="00570CEB">
        <w:rPr>
          <w:b/>
        </w:rPr>
        <w:t>168</w:t>
      </w:r>
      <w:r w:rsidRPr="00570CEB">
        <w:t>, 649-59 (2015).</w:t>
      </w:r>
    </w:p>
    <w:p w14:paraId="6E7837B2" w14:textId="77777777" w:rsidR="00570CEB" w:rsidRPr="00570CEB" w:rsidRDefault="00570CEB" w:rsidP="00570CEB">
      <w:pPr>
        <w:pStyle w:val="EndNoteBibliography"/>
        <w:ind w:left="720" w:hanging="720"/>
      </w:pPr>
      <w:r w:rsidRPr="00570CEB">
        <w:t>27.</w:t>
      </w:r>
      <w:r w:rsidRPr="00570CEB">
        <w:tab/>
        <w:t>Bhattacharya, A.</w:t>
      </w:r>
      <w:r w:rsidRPr="00570CEB">
        <w:rPr>
          <w:i/>
        </w:rPr>
        <w:t xml:space="preserve"> et al.</w:t>
      </w:r>
      <w:r w:rsidRPr="00570CEB">
        <w:t xml:space="preserve"> Isoform-level transcriptome-wide association uncovers extensive novel genetic risk mechanisms for neuropsychiatric disorders in the human brain. </w:t>
      </w:r>
      <w:r w:rsidRPr="00570CEB">
        <w:rPr>
          <w:i/>
        </w:rPr>
        <w:t>medRxiv</w:t>
      </w:r>
      <w:r w:rsidRPr="00570CEB">
        <w:t>, 2022.08.23.22279134 (2023).</w:t>
      </w:r>
    </w:p>
    <w:p w14:paraId="6165C9AC" w14:textId="77777777" w:rsidR="00570CEB" w:rsidRPr="00570CEB" w:rsidRDefault="00570CEB" w:rsidP="00570CEB">
      <w:pPr>
        <w:pStyle w:val="EndNoteBibliography"/>
        <w:ind w:left="720" w:hanging="720"/>
      </w:pPr>
      <w:r w:rsidRPr="00570CEB">
        <w:t>28.</w:t>
      </w:r>
      <w:r w:rsidRPr="00570CEB">
        <w:tab/>
        <w:t>Chen, J.</w:t>
      </w:r>
      <w:r w:rsidRPr="00570CEB">
        <w:rPr>
          <w:i/>
        </w:rPr>
        <w:t xml:space="preserve"> et al.</w:t>
      </w:r>
      <w:r w:rsidRPr="00570CEB">
        <w:t xml:space="preserve"> Shared Genetic Risk of Schizophrenia and Gray Matter Reduction in 6p22.1. </w:t>
      </w:r>
      <w:r w:rsidRPr="00570CEB">
        <w:rPr>
          <w:i/>
        </w:rPr>
        <w:t>Schizophr Bull</w:t>
      </w:r>
      <w:r w:rsidRPr="00570CEB">
        <w:t xml:space="preserve"> </w:t>
      </w:r>
      <w:r w:rsidRPr="00570CEB">
        <w:rPr>
          <w:b/>
        </w:rPr>
        <w:t>45</w:t>
      </w:r>
      <w:r w:rsidRPr="00570CEB">
        <w:t>, 222-232 (2019).</w:t>
      </w:r>
    </w:p>
    <w:p w14:paraId="67CB2586" w14:textId="77777777" w:rsidR="00570CEB" w:rsidRPr="00570CEB" w:rsidRDefault="00570CEB" w:rsidP="00570CEB">
      <w:pPr>
        <w:pStyle w:val="EndNoteBibliography"/>
        <w:ind w:left="720" w:hanging="720"/>
      </w:pPr>
      <w:r w:rsidRPr="00570CEB">
        <w:t>29.</w:t>
      </w:r>
      <w:r w:rsidRPr="00570CEB">
        <w:tab/>
        <w:t>Ikeda, M.</w:t>
      </w:r>
      <w:r w:rsidRPr="00570CEB">
        <w:rPr>
          <w:i/>
        </w:rPr>
        <w:t xml:space="preserve"> et al.</w:t>
      </w:r>
      <w:r w:rsidRPr="00570CEB">
        <w:t xml:space="preserve"> Genome-Wide Association Study Detected Novel Susceptibility Genes for Schizophrenia and Shared Trans-Populations/Diseases Genetic Effect. </w:t>
      </w:r>
      <w:r w:rsidRPr="00570CEB">
        <w:rPr>
          <w:i/>
        </w:rPr>
        <w:t>Schizophr Bull</w:t>
      </w:r>
      <w:r w:rsidRPr="00570CEB">
        <w:t xml:space="preserve"> </w:t>
      </w:r>
      <w:r w:rsidRPr="00570CEB">
        <w:rPr>
          <w:b/>
        </w:rPr>
        <w:t>45</w:t>
      </w:r>
      <w:r w:rsidRPr="00570CEB">
        <w:t>, 824-834 (2019).</w:t>
      </w:r>
    </w:p>
    <w:p w14:paraId="0DB5F9D9" w14:textId="77777777" w:rsidR="00570CEB" w:rsidRPr="00570CEB" w:rsidRDefault="00570CEB" w:rsidP="00570CEB">
      <w:pPr>
        <w:pStyle w:val="EndNoteBibliography"/>
        <w:ind w:left="720" w:hanging="720"/>
      </w:pPr>
      <w:r w:rsidRPr="00570CEB">
        <w:t>30.</w:t>
      </w:r>
      <w:r w:rsidRPr="00570CEB">
        <w:tab/>
        <w:t xml:space="preserve">Christakoudi, S., Riboli, E., Evangelou, E. &amp; Tsilidis, K.K. Associations of body shape index (ABSI) and hip index with liver, metabolic, and inflammatory biomarkers in the UK Biobank cohort. </w:t>
      </w:r>
      <w:r w:rsidRPr="00570CEB">
        <w:rPr>
          <w:i/>
        </w:rPr>
        <w:t>Sci Rep</w:t>
      </w:r>
      <w:r w:rsidRPr="00570CEB">
        <w:t xml:space="preserve"> </w:t>
      </w:r>
      <w:r w:rsidRPr="00570CEB">
        <w:rPr>
          <w:b/>
        </w:rPr>
        <w:t>12</w:t>
      </w:r>
      <w:r w:rsidRPr="00570CEB">
        <w:t>, 8812 (2022).</w:t>
      </w:r>
    </w:p>
    <w:p w14:paraId="12A8971A" w14:textId="77777777" w:rsidR="00570CEB" w:rsidRPr="00570CEB" w:rsidRDefault="00570CEB" w:rsidP="00570CEB">
      <w:pPr>
        <w:pStyle w:val="EndNoteBibliography"/>
        <w:ind w:left="720" w:hanging="720"/>
      </w:pPr>
      <w:r w:rsidRPr="00570CEB">
        <w:t>31.</w:t>
      </w:r>
      <w:r w:rsidRPr="00570CEB">
        <w:tab/>
        <w:t>Sakaue, S.</w:t>
      </w:r>
      <w:r w:rsidRPr="00570CEB">
        <w:rPr>
          <w:i/>
        </w:rPr>
        <w:t xml:space="preserve"> et al.</w:t>
      </w:r>
      <w:r w:rsidRPr="00570CEB">
        <w:t xml:space="preserve"> A cross-population atlas of genetic associations for 220 human phenotypes. </w:t>
      </w:r>
      <w:r w:rsidRPr="00570CEB">
        <w:rPr>
          <w:i/>
        </w:rPr>
        <w:t>Nat Genet</w:t>
      </w:r>
      <w:r w:rsidRPr="00570CEB">
        <w:t xml:space="preserve"> </w:t>
      </w:r>
      <w:r w:rsidRPr="00570CEB">
        <w:rPr>
          <w:b/>
        </w:rPr>
        <w:t>53</w:t>
      </w:r>
      <w:r w:rsidRPr="00570CEB">
        <w:t>, 1415-1424 (2021).</w:t>
      </w:r>
    </w:p>
    <w:p w14:paraId="540D3F34" w14:textId="77777777" w:rsidR="00570CEB" w:rsidRPr="00570CEB" w:rsidRDefault="00570CEB" w:rsidP="00570CEB">
      <w:pPr>
        <w:pStyle w:val="EndNoteBibliography"/>
        <w:ind w:left="720" w:hanging="720"/>
      </w:pPr>
      <w:r w:rsidRPr="00570CEB">
        <w:t>32.</w:t>
      </w:r>
      <w:r w:rsidRPr="00570CEB">
        <w:tab/>
        <w:t>Hill, W.D.</w:t>
      </w:r>
      <w:r w:rsidRPr="00570CEB">
        <w:rPr>
          <w:i/>
        </w:rPr>
        <w:t xml:space="preserve"> et al.</w:t>
      </w:r>
      <w:r w:rsidRPr="00570CEB">
        <w:t xml:space="preserve"> A combined analysis of genetically correlated traits identifies 187 loci and a role for neurogenesis and myelination in intelligence. </w:t>
      </w:r>
      <w:r w:rsidRPr="00570CEB">
        <w:rPr>
          <w:i/>
        </w:rPr>
        <w:t>Mol Psychiatry</w:t>
      </w:r>
      <w:r w:rsidRPr="00570CEB">
        <w:t xml:space="preserve"> </w:t>
      </w:r>
      <w:r w:rsidRPr="00570CEB">
        <w:rPr>
          <w:b/>
        </w:rPr>
        <w:t>24</w:t>
      </w:r>
      <w:r w:rsidRPr="00570CEB">
        <w:t>, 169-181 (2019).</w:t>
      </w:r>
    </w:p>
    <w:p w14:paraId="4FC64ACE" w14:textId="77777777" w:rsidR="00570CEB" w:rsidRPr="00570CEB" w:rsidRDefault="00570CEB" w:rsidP="00570CEB">
      <w:pPr>
        <w:pStyle w:val="EndNoteBibliography"/>
        <w:ind w:left="720" w:hanging="720"/>
      </w:pPr>
      <w:r w:rsidRPr="00570CEB">
        <w:t>33.</w:t>
      </w:r>
      <w:r w:rsidRPr="00570CEB">
        <w:tab/>
        <w:t xml:space="preserve">de Leeuw, C.A., Mooij, J.M., Heskes, T. &amp; Posthuma, D. MAGMA: generalized gene-set analysis of GWAS data. </w:t>
      </w:r>
      <w:r w:rsidRPr="00570CEB">
        <w:rPr>
          <w:i/>
        </w:rPr>
        <w:t>PLoS Comput Biol</w:t>
      </w:r>
      <w:r w:rsidRPr="00570CEB">
        <w:t xml:space="preserve"> </w:t>
      </w:r>
      <w:r w:rsidRPr="00570CEB">
        <w:rPr>
          <w:b/>
        </w:rPr>
        <w:t>11</w:t>
      </w:r>
      <w:r w:rsidRPr="00570CEB">
        <w:t>, e1004219 (2015).</w:t>
      </w:r>
    </w:p>
    <w:p w14:paraId="3506AC62" w14:textId="77777777" w:rsidR="00570CEB" w:rsidRPr="00570CEB" w:rsidRDefault="00570CEB" w:rsidP="00570CEB">
      <w:pPr>
        <w:pStyle w:val="EndNoteBibliography"/>
        <w:ind w:left="720" w:hanging="720"/>
      </w:pPr>
      <w:r w:rsidRPr="00570CEB">
        <w:t>34.</w:t>
      </w:r>
      <w:r w:rsidRPr="00570CEB">
        <w:tab/>
        <w:t>Demange, P.A.</w:t>
      </w:r>
      <w:r w:rsidRPr="00570CEB">
        <w:rPr>
          <w:i/>
        </w:rPr>
        <w:t xml:space="preserve"> et al.</w:t>
      </w:r>
      <w:r w:rsidRPr="00570CEB">
        <w:t xml:space="preserve"> Investigating the genetic architecture of noncognitive skills using GWAS-by-subtraction. </w:t>
      </w:r>
      <w:r w:rsidRPr="00570CEB">
        <w:rPr>
          <w:i/>
        </w:rPr>
        <w:t>Nat Genet</w:t>
      </w:r>
      <w:r w:rsidRPr="00570CEB">
        <w:t xml:space="preserve"> </w:t>
      </w:r>
      <w:r w:rsidRPr="00570CEB">
        <w:rPr>
          <w:b/>
        </w:rPr>
        <w:t>53</w:t>
      </w:r>
      <w:r w:rsidRPr="00570CEB">
        <w:t>, 35-44 (2021).</w:t>
      </w:r>
    </w:p>
    <w:p w14:paraId="23791CBF" w14:textId="77777777" w:rsidR="00570CEB" w:rsidRPr="00570CEB" w:rsidRDefault="00570CEB" w:rsidP="00570CEB">
      <w:pPr>
        <w:pStyle w:val="EndNoteBibliography"/>
        <w:ind w:left="720" w:hanging="720"/>
      </w:pPr>
      <w:r w:rsidRPr="00570CEB">
        <w:t>35.</w:t>
      </w:r>
      <w:r w:rsidRPr="00570CEB">
        <w:tab/>
        <w:t>Yamada, K.</w:t>
      </w:r>
      <w:r w:rsidRPr="00570CEB">
        <w:rPr>
          <w:i/>
        </w:rPr>
        <w:t xml:space="preserve"> et al.</w:t>
      </w:r>
      <w:r w:rsidRPr="00570CEB">
        <w:t xml:space="preserve"> Population-dependent contribution of the major histocompatibility complex region to schizophrenia susceptibility. </w:t>
      </w:r>
      <w:r w:rsidRPr="00570CEB">
        <w:rPr>
          <w:i/>
        </w:rPr>
        <w:t>Schizophr Res</w:t>
      </w:r>
      <w:r w:rsidRPr="00570CEB">
        <w:t xml:space="preserve"> </w:t>
      </w:r>
      <w:r w:rsidRPr="00570CEB">
        <w:rPr>
          <w:b/>
        </w:rPr>
        <w:t>168</w:t>
      </w:r>
      <w:r w:rsidRPr="00570CEB">
        <w:t>, 444-9 (2015).</w:t>
      </w:r>
    </w:p>
    <w:p w14:paraId="2264482E" w14:textId="77777777" w:rsidR="00570CEB" w:rsidRPr="00570CEB" w:rsidRDefault="00570CEB" w:rsidP="00570CEB">
      <w:pPr>
        <w:pStyle w:val="EndNoteBibliography"/>
        <w:ind w:left="720" w:hanging="720"/>
      </w:pPr>
      <w:r w:rsidRPr="00570CEB">
        <w:t>36.</w:t>
      </w:r>
      <w:r w:rsidRPr="00570CEB">
        <w:tab/>
        <w:t xml:space="preserve">Abramovitch, A., Dar, R., Mittelman, A. &amp; Wilhelm, S. Comorbidity Between Attention Deficit/Hyperactivity Disorder and Obsessive-Compulsive Disorder Across the Lifespan: A Systematic and Critical Review. </w:t>
      </w:r>
      <w:r w:rsidRPr="00570CEB">
        <w:rPr>
          <w:i/>
        </w:rPr>
        <w:t>Harv Rev Psychiatry</w:t>
      </w:r>
      <w:r w:rsidRPr="00570CEB">
        <w:t xml:space="preserve"> </w:t>
      </w:r>
      <w:r w:rsidRPr="00570CEB">
        <w:rPr>
          <w:b/>
        </w:rPr>
        <w:t>23</w:t>
      </w:r>
      <w:r w:rsidRPr="00570CEB">
        <w:t>, 245-62 (2015).</w:t>
      </w:r>
    </w:p>
    <w:p w14:paraId="1D86CD84" w14:textId="77777777" w:rsidR="00570CEB" w:rsidRPr="00570CEB" w:rsidRDefault="00570CEB" w:rsidP="00570CEB">
      <w:pPr>
        <w:pStyle w:val="EndNoteBibliography"/>
        <w:ind w:left="720" w:hanging="720"/>
      </w:pPr>
      <w:r w:rsidRPr="00570CEB">
        <w:t>37.</w:t>
      </w:r>
      <w:r w:rsidRPr="00570CEB">
        <w:tab/>
        <w:t xml:space="preserve">Hollander, E. Obsessive-compulsive disorder and spectrum across the life span. </w:t>
      </w:r>
      <w:r w:rsidRPr="00570CEB">
        <w:rPr>
          <w:i/>
        </w:rPr>
        <w:t>Int J Psychiatry Clin Pract</w:t>
      </w:r>
      <w:r w:rsidRPr="00570CEB">
        <w:t xml:space="preserve"> </w:t>
      </w:r>
      <w:r w:rsidRPr="00570CEB">
        <w:rPr>
          <w:b/>
        </w:rPr>
        <w:t>9</w:t>
      </w:r>
      <w:r w:rsidRPr="00570CEB">
        <w:t>, 79-86 (2005).</w:t>
      </w:r>
    </w:p>
    <w:p w14:paraId="68786E65" w14:textId="77777777" w:rsidR="00570CEB" w:rsidRPr="00570CEB" w:rsidRDefault="00570CEB" w:rsidP="00570CEB">
      <w:pPr>
        <w:pStyle w:val="EndNoteBibliography"/>
        <w:ind w:left="720" w:hanging="720"/>
      </w:pPr>
      <w:r w:rsidRPr="00570CEB">
        <w:t>38.</w:t>
      </w:r>
      <w:r w:rsidRPr="00570CEB">
        <w:tab/>
        <w:t>Kotov, R.</w:t>
      </w:r>
      <w:r w:rsidRPr="00570CEB">
        <w:rPr>
          <w:i/>
        </w:rPr>
        <w:t xml:space="preserve"> et al.</w:t>
      </w:r>
      <w:r w:rsidRPr="00570CEB">
        <w:t xml:space="preserve"> The Hierarchical Taxonomy of Psychopathology (HiTOP): A dimensional alternative to traditional nosologies. </w:t>
      </w:r>
      <w:r w:rsidRPr="00570CEB">
        <w:rPr>
          <w:i/>
        </w:rPr>
        <w:t>J Abnorm Psychol</w:t>
      </w:r>
      <w:r w:rsidRPr="00570CEB">
        <w:t xml:space="preserve"> </w:t>
      </w:r>
      <w:r w:rsidRPr="00570CEB">
        <w:rPr>
          <w:b/>
        </w:rPr>
        <w:t>126</w:t>
      </w:r>
      <w:r w:rsidRPr="00570CEB">
        <w:t>, 454-477 (2017).</w:t>
      </w:r>
    </w:p>
    <w:p w14:paraId="5A3A3C73" w14:textId="77777777" w:rsidR="00570CEB" w:rsidRPr="00570CEB" w:rsidRDefault="00570CEB" w:rsidP="00570CEB">
      <w:pPr>
        <w:pStyle w:val="EndNoteBibliography"/>
        <w:ind w:left="720" w:hanging="720"/>
      </w:pPr>
      <w:r w:rsidRPr="00570CEB">
        <w:t>39.</w:t>
      </w:r>
      <w:r w:rsidRPr="00570CEB">
        <w:tab/>
        <w:t xml:space="preserve">Insel, T.R. &amp; Cuthbert, B.N. Endophenotypes: bridging genomic complexity and disorder heterogeneity. </w:t>
      </w:r>
      <w:r w:rsidRPr="00570CEB">
        <w:rPr>
          <w:i/>
        </w:rPr>
        <w:t>Biol Psychiatry</w:t>
      </w:r>
      <w:r w:rsidRPr="00570CEB">
        <w:t xml:space="preserve"> </w:t>
      </w:r>
      <w:r w:rsidRPr="00570CEB">
        <w:rPr>
          <w:b/>
        </w:rPr>
        <w:t>66</w:t>
      </w:r>
      <w:r w:rsidRPr="00570CEB">
        <w:t>, 988-9 (2009).</w:t>
      </w:r>
    </w:p>
    <w:p w14:paraId="05356796" w14:textId="77777777" w:rsidR="00570CEB" w:rsidRPr="00570CEB" w:rsidRDefault="00570CEB" w:rsidP="00570CEB">
      <w:pPr>
        <w:pStyle w:val="EndNoteBibliography"/>
        <w:ind w:left="720" w:hanging="720"/>
      </w:pPr>
      <w:r w:rsidRPr="00570CEB">
        <w:t>40.</w:t>
      </w:r>
      <w:r w:rsidRPr="00570CEB">
        <w:tab/>
        <w:t>Turley, P.</w:t>
      </w:r>
      <w:r w:rsidRPr="00570CEB">
        <w:rPr>
          <w:i/>
        </w:rPr>
        <w:t xml:space="preserve"> et al.</w:t>
      </w:r>
      <w:r w:rsidRPr="00570CEB">
        <w:t xml:space="preserve"> Multi-Ancestry Meta-Analysis yields novel genetic discoveries and ancestry-specific associations. </w:t>
      </w:r>
      <w:r w:rsidRPr="00570CEB">
        <w:rPr>
          <w:i/>
        </w:rPr>
        <w:t>bioRxiv</w:t>
      </w:r>
      <w:r w:rsidRPr="00570CEB">
        <w:t>, 2021.04.23.441003 (2021).</w:t>
      </w:r>
    </w:p>
    <w:p w14:paraId="776532EC" w14:textId="77777777" w:rsidR="00570CEB" w:rsidRPr="00570CEB" w:rsidRDefault="00570CEB" w:rsidP="00570CEB">
      <w:pPr>
        <w:pStyle w:val="EndNoteBibliography"/>
        <w:ind w:left="720" w:hanging="720"/>
      </w:pPr>
      <w:r w:rsidRPr="00570CEB">
        <w:lastRenderedPageBreak/>
        <w:t>41.</w:t>
      </w:r>
      <w:r w:rsidRPr="00570CEB">
        <w:tab/>
        <w:t>Ding, Y.</w:t>
      </w:r>
      <w:r w:rsidRPr="00570CEB">
        <w:rPr>
          <w:i/>
        </w:rPr>
        <w:t xml:space="preserve"> et al.</w:t>
      </w:r>
      <w:r w:rsidRPr="00570CEB">
        <w:t xml:space="preserve"> Polygenic scoring accuracy varies across the genetic ancestry continuum. </w:t>
      </w:r>
      <w:r w:rsidRPr="00570CEB">
        <w:rPr>
          <w:i/>
        </w:rPr>
        <w:t>Nature</w:t>
      </w:r>
      <w:r w:rsidRPr="00570CEB">
        <w:t xml:space="preserve"> </w:t>
      </w:r>
      <w:r w:rsidRPr="00570CEB">
        <w:rPr>
          <w:b/>
        </w:rPr>
        <w:t>618</w:t>
      </w:r>
      <w:r w:rsidRPr="00570CEB">
        <w:t>, 774-781 (2023).</w:t>
      </w:r>
    </w:p>
    <w:p w14:paraId="69C40CF8" w14:textId="77777777" w:rsidR="00570CEB" w:rsidRPr="00570CEB" w:rsidRDefault="00570CEB" w:rsidP="00570CEB">
      <w:pPr>
        <w:pStyle w:val="EndNoteBibliography"/>
        <w:ind w:left="720" w:hanging="720"/>
      </w:pPr>
      <w:r w:rsidRPr="00570CEB">
        <w:t>42.</w:t>
      </w:r>
      <w:r w:rsidRPr="00570CEB">
        <w:tab/>
        <w:t>Border, R.</w:t>
      </w:r>
      <w:r w:rsidRPr="00570CEB">
        <w:rPr>
          <w:i/>
        </w:rPr>
        <w:t xml:space="preserve"> et al.</w:t>
      </w:r>
      <w:r w:rsidRPr="00570CEB">
        <w:t xml:space="preserve"> Cross-trait assortative mating is widespread and inflates genetic correlation estimates. </w:t>
      </w:r>
      <w:r w:rsidRPr="00570CEB">
        <w:rPr>
          <w:i/>
        </w:rPr>
        <w:t>Science</w:t>
      </w:r>
      <w:r w:rsidRPr="00570CEB">
        <w:t xml:space="preserve"> </w:t>
      </w:r>
      <w:r w:rsidRPr="00570CEB">
        <w:rPr>
          <w:b/>
        </w:rPr>
        <w:t>378</w:t>
      </w:r>
      <w:r w:rsidRPr="00570CEB">
        <w:t>, 754-761 (2022).</w:t>
      </w:r>
    </w:p>
    <w:p w14:paraId="5D8202FE" w14:textId="77777777" w:rsidR="00570CEB" w:rsidRPr="00570CEB" w:rsidRDefault="00570CEB" w:rsidP="00570CEB">
      <w:pPr>
        <w:pStyle w:val="EndNoteBibliography"/>
        <w:ind w:left="720" w:hanging="720"/>
      </w:pPr>
      <w:r w:rsidRPr="00570CEB">
        <w:t>43.</w:t>
      </w:r>
      <w:r w:rsidRPr="00570CEB">
        <w:tab/>
        <w:t>Novembre, J.</w:t>
      </w:r>
      <w:r w:rsidRPr="00570CEB">
        <w:rPr>
          <w:i/>
        </w:rPr>
        <w:t xml:space="preserve"> et al.</w:t>
      </w:r>
      <w:r w:rsidRPr="00570CEB">
        <w:t xml:space="preserve"> Genes mirror geography within Europe. </w:t>
      </w:r>
      <w:r w:rsidRPr="00570CEB">
        <w:rPr>
          <w:i/>
        </w:rPr>
        <w:t>Nature</w:t>
      </w:r>
      <w:r w:rsidRPr="00570CEB">
        <w:t xml:space="preserve"> </w:t>
      </w:r>
      <w:r w:rsidRPr="00570CEB">
        <w:rPr>
          <w:b/>
        </w:rPr>
        <w:t>456</w:t>
      </w:r>
      <w:r w:rsidRPr="00570CEB">
        <w:t>, 98-101 (2008).</w:t>
      </w:r>
    </w:p>
    <w:p w14:paraId="1CB30D18" w14:textId="77777777" w:rsidR="00570CEB" w:rsidRPr="00570CEB" w:rsidRDefault="00570CEB" w:rsidP="00570CEB">
      <w:pPr>
        <w:pStyle w:val="EndNoteBibliography"/>
        <w:ind w:left="720" w:hanging="720"/>
      </w:pPr>
      <w:r w:rsidRPr="00570CEB">
        <w:t>44.</w:t>
      </w:r>
      <w:r w:rsidRPr="00570CEB">
        <w:tab/>
        <w:t xml:space="preserve">van Loo, H.M., Aggen, S.H. &amp; Kendler, K.S. The structure of the symptoms of major depression: Factor analysis of a lifetime worst episode of depressive symptoms in a large general population sample. </w:t>
      </w:r>
      <w:r w:rsidRPr="00570CEB">
        <w:rPr>
          <w:i/>
        </w:rPr>
        <w:t>J Affect Disord</w:t>
      </w:r>
      <w:r w:rsidRPr="00570CEB">
        <w:t xml:space="preserve"> </w:t>
      </w:r>
      <w:r w:rsidRPr="00570CEB">
        <w:rPr>
          <w:b/>
        </w:rPr>
        <w:t>307</w:t>
      </w:r>
      <w:r w:rsidRPr="00570CEB">
        <w:t>, 115-124 (2022).</w:t>
      </w:r>
    </w:p>
    <w:p w14:paraId="4861D63B" w14:textId="77777777" w:rsidR="00570CEB" w:rsidRPr="00570CEB" w:rsidRDefault="00570CEB" w:rsidP="00570CEB">
      <w:pPr>
        <w:pStyle w:val="EndNoteBibliography"/>
        <w:ind w:left="720" w:hanging="720"/>
      </w:pPr>
      <w:r w:rsidRPr="00570CEB">
        <w:t>45.</w:t>
      </w:r>
      <w:r w:rsidRPr="00570CEB">
        <w:tab/>
        <w:t xml:space="preserve">Watts, A.L., Lane, S.P., Bonifay, W., Steinley, D. &amp; Meyer, F.A.C. Building theories on top of, and not independent of, statistical models: The case of the p-factor. </w:t>
      </w:r>
      <w:r w:rsidRPr="00570CEB">
        <w:rPr>
          <w:i/>
        </w:rPr>
        <w:t>Psychol Inq</w:t>
      </w:r>
      <w:r w:rsidRPr="00570CEB">
        <w:t xml:space="preserve"> </w:t>
      </w:r>
      <w:r w:rsidRPr="00570CEB">
        <w:rPr>
          <w:b/>
        </w:rPr>
        <w:t>31</w:t>
      </w:r>
      <w:r w:rsidRPr="00570CEB">
        <w:t>, 310-320 (2020).</w:t>
      </w:r>
    </w:p>
    <w:p w14:paraId="1B5EA6EE" w14:textId="77777777" w:rsidR="00570CEB" w:rsidRPr="00570CEB" w:rsidRDefault="00570CEB" w:rsidP="00570CEB">
      <w:pPr>
        <w:pStyle w:val="EndNoteBibliography"/>
        <w:ind w:left="720" w:hanging="720"/>
      </w:pPr>
      <w:r w:rsidRPr="00570CEB">
        <w:t>46.</w:t>
      </w:r>
      <w:r w:rsidRPr="00570CEB">
        <w:tab/>
        <w:t xml:space="preserve">Pingault, J.-B., Cecil, C.A.M., Murray, J., Munafò, M.R. &amp; Viding, E. Causal Inference in Psychopathology: A Systematic Review of Mendelian Randomisation Studies Aiming to Identify Environmental Risk Factors for Psychopathology. </w:t>
      </w:r>
      <w:r w:rsidRPr="00570CEB">
        <w:rPr>
          <w:i/>
        </w:rPr>
        <w:t>Psychopathology Review</w:t>
      </w:r>
      <w:r w:rsidRPr="00570CEB">
        <w:t xml:space="preserve"> </w:t>
      </w:r>
      <w:r w:rsidRPr="00570CEB">
        <w:rPr>
          <w:b/>
        </w:rPr>
        <w:t>a4</w:t>
      </w:r>
      <w:r w:rsidRPr="00570CEB">
        <w:t>, 4-25 (2016).</w:t>
      </w:r>
    </w:p>
    <w:p w14:paraId="6AFB0C9B" w14:textId="77777777" w:rsidR="00570CEB" w:rsidRPr="00570CEB" w:rsidRDefault="00570CEB" w:rsidP="00570CEB">
      <w:pPr>
        <w:pStyle w:val="EndNoteBibliography"/>
        <w:ind w:left="720" w:hanging="720"/>
      </w:pPr>
      <w:r w:rsidRPr="00570CEB">
        <w:t>47.</w:t>
      </w:r>
      <w:r w:rsidRPr="00570CEB">
        <w:tab/>
        <w:t xml:space="preserve">Allegrini, A.G., Baldwin, J.R., Barkhuizen, W. &amp; Pingault, J.B. Research Review: A guide to computing and implementing polygenic scores in developmental research. </w:t>
      </w:r>
      <w:r w:rsidRPr="00570CEB">
        <w:rPr>
          <w:i/>
        </w:rPr>
        <w:t>J Child Psychol Psychiatry</w:t>
      </w:r>
      <w:r w:rsidRPr="00570CEB">
        <w:t xml:space="preserve"> </w:t>
      </w:r>
      <w:r w:rsidRPr="00570CEB">
        <w:rPr>
          <w:b/>
        </w:rPr>
        <w:t>63</w:t>
      </w:r>
      <w:r w:rsidRPr="00570CEB">
        <w:t>, 1111-1124 (2022).</w:t>
      </w:r>
    </w:p>
    <w:p w14:paraId="37FCC507" w14:textId="77777777" w:rsidR="00570CEB" w:rsidRPr="00570CEB" w:rsidRDefault="00570CEB" w:rsidP="00570CEB">
      <w:pPr>
        <w:pStyle w:val="EndNoteBibliography"/>
        <w:ind w:left="720" w:hanging="720"/>
      </w:pPr>
      <w:r w:rsidRPr="00570CEB">
        <w:t>48.</w:t>
      </w:r>
      <w:r w:rsidRPr="00570CEB">
        <w:tab/>
        <w:t xml:space="preserve">Watts, A.L., Poore, H.E. &amp; Waldman, I.D. Riskier Tests of the Validity of the Bifactor Model of Psychopathology. </w:t>
      </w:r>
      <w:r w:rsidRPr="00570CEB">
        <w:rPr>
          <w:i/>
        </w:rPr>
        <w:t>Clinical Psychological Science</w:t>
      </w:r>
      <w:r w:rsidRPr="00570CEB">
        <w:t xml:space="preserve"> </w:t>
      </w:r>
      <w:r w:rsidRPr="00570CEB">
        <w:rPr>
          <w:b/>
        </w:rPr>
        <w:t>7</w:t>
      </w:r>
      <w:r w:rsidRPr="00570CEB">
        <w:t>, 1285-1303 (2019).</w:t>
      </w:r>
    </w:p>
    <w:p w14:paraId="47F163FA" w14:textId="77777777" w:rsidR="00570CEB" w:rsidRPr="00570CEB" w:rsidRDefault="00570CEB" w:rsidP="00570CEB">
      <w:pPr>
        <w:pStyle w:val="EndNoteBibliography"/>
        <w:ind w:left="720" w:hanging="720"/>
      </w:pPr>
      <w:r w:rsidRPr="00570CEB">
        <w:t>49.</w:t>
      </w:r>
      <w:r w:rsidRPr="00570CEB">
        <w:tab/>
        <w:t xml:space="preserve">van Bork, R., Epskamp, S., Rhemtulla, M., Borsboom, D. &amp; van der Maas, H.L.J. What is the p-factor of psychopathology? Some risks of general factor modeling. </w:t>
      </w:r>
      <w:r w:rsidRPr="00570CEB">
        <w:rPr>
          <w:i/>
        </w:rPr>
        <w:t>Theory &amp; Psychology</w:t>
      </w:r>
      <w:r w:rsidRPr="00570CEB">
        <w:t xml:space="preserve"> </w:t>
      </w:r>
      <w:r w:rsidRPr="00570CEB">
        <w:rPr>
          <w:b/>
        </w:rPr>
        <w:t>27</w:t>
      </w:r>
      <w:r w:rsidRPr="00570CEB">
        <w:t>, 759-773 (2017).</w:t>
      </w:r>
    </w:p>
    <w:p w14:paraId="03115F3F" w14:textId="0D7E78EA" w:rsidR="00005AF0" w:rsidRPr="00E27D6C" w:rsidRDefault="00B96053" w:rsidP="00E27D6C">
      <w:pPr>
        <w:pStyle w:val="Heading1"/>
        <w:spacing w:line="360" w:lineRule="auto"/>
        <w:rPr>
          <w:rFonts w:ascii="Times New Roman" w:hAnsi="Times New Roman" w:cs="Times New Roman"/>
          <w:sz w:val="24"/>
          <w:szCs w:val="24"/>
          <w:rPrChange w:id="1474" w:author="Wangjingyi Liao" w:date="2025-06-03T21:53:00Z" w16du:dateUtc="2025-06-03T20:53:00Z">
            <w:rPr/>
          </w:rPrChange>
        </w:rPr>
        <w:pPrChange w:id="1475" w:author="Wangjingyi Liao" w:date="2025-06-03T21:53:00Z" w16du:dateUtc="2025-06-03T20:53:00Z">
          <w:pPr>
            <w:pStyle w:val="Heading1"/>
          </w:pPr>
        </w:pPrChange>
      </w:pPr>
      <w:r w:rsidRPr="00E27D6C">
        <w:rPr>
          <w:rFonts w:ascii="Times New Roman" w:hAnsi="Times New Roman" w:cs="Times New Roman"/>
          <w:sz w:val="24"/>
          <w:szCs w:val="24"/>
          <w:shd w:val="clear" w:color="auto" w:fill="FFFFFF"/>
          <w:rPrChange w:id="1476" w:author="Wangjingyi Liao" w:date="2025-06-03T21:53:00Z" w16du:dateUtc="2025-06-03T20:53:00Z">
            <w:rPr>
              <w:shd w:val="clear" w:color="auto" w:fill="FFFFFF"/>
            </w:rPr>
          </w:rPrChange>
        </w:rPr>
        <w:fldChar w:fldCharType="end"/>
      </w:r>
    </w:p>
    <w:p w14:paraId="702F6AFE" w14:textId="6D81B45B" w:rsidR="00005AF0" w:rsidRPr="00E27D6C" w:rsidRDefault="00005AF0" w:rsidP="00E27D6C">
      <w:pPr>
        <w:spacing w:line="360" w:lineRule="auto"/>
        <w:rPr>
          <w:rFonts w:ascii="Times New Roman" w:eastAsia="Calibri" w:hAnsi="Times New Roman" w:cs="Times New Roman"/>
          <w:rPrChange w:id="1477" w:author="Wangjingyi Liao" w:date="2025-06-03T21:53:00Z" w16du:dateUtc="2025-06-03T20:53:00Z">
            <w:rPr>
              <w:rFonts w:eastAsia="Calibri"/>
              <w:sz w:val="20"/>
              <w:szCs w:val="20"/>
            </w:rPr>
          </w:rPrChange>
        </w:rPr>
        <w:pPrChange w:id="1478" w:author="Wangjingyi Liao" w:date="2025-06-03T21:53:00Z" w16du:dateUtc="2025-06-03T20:53:00Z">
          <w:pPr/>
        </w:pPrChange>
      </w:pPr>
    </w:p>
    <w:p w14:paraId="57590359" w14:textId="77777777" w:rsidR="007A077A" w:rsidRPr="00E27D6C" w:rsidRDefault="007A077A" w:rsidP="00E27D6C">
      <w:pPr>
        <w:spacing w:line="360" w:lineRule="auto"/>
        <w:rPr>
          <w:rFonts w:ascii="Times New Roman" w:hAnsi="Times New Roman" w:cs="Times New Roman"/>
          <w:rPrChange w:id="1479" w:author="Wangjingyi Liao" w:date="2025-06-03T21:53:00Z" w16du:dateUtc="2025-06-03T20:53:00Z">
            <w:rPr>
              <w:sz w:val="20"/>
              <w:szCs w:val="20"/>
            </w:rPr>
          </w:rPrChange>
        </w:rPr>
        <w:pPrChange w:id="1480" w:author="Wangjingyi Liao" w:date="2025-06-03T21:53:00Z" w16du:dateUtc="2025-06-03T20:53:00Z">
          <w:pPr/>
        </w:pPrChange>
      </w:pPr>
    </w:p>
    <w:p w14:paraId="02B70C96" w14:textId="77777777" w:rsidR="007A077A" w:rsidRPr="00E27D6C" w:rsidRDefault="007A077A" w:rsidP="00E27D6C">
      <w:pPr>
        <w:spacing w:line="360" w:lineRule="auto"/>
        <w:rPr>
          <w:rFonts w:ascii="Times New Roman" w:hAnsi="Times New Roman" w:cs="Times New Roman"/>
          <w:rPrChange w:id="1481" w:author="Wangjingyi Liao" w:date="2025-06-03T21:53:00Z" w16du:dateUtc="2025-06-03T20:53:00Z">
            <w:rPr>
              <w:sz w:val="20"/>
              <w:szCs w:val="20"/>
            </w:rPr>
          </w:rPrChange>
        </w:rPr>
        <w:pPrChange w:id="1482" w:author="Wangjingyi Liao" w:date="2025-06-03T21:53:00Z" w16du:dateUtc="2025-06-03T20:53:00Z">
          <w:pPr/>
        </w:pPrChange>
      </w:pPr>
    </w:p>
    <w:p w14:paraId="6CD8D5B4" w14:textId="77777777" w:rsidR="007A077A" w:rsidRPr="00E27D6C" w:rsidRDefault="007A077A" w:rsidP="00E27D6C">
      <w:pPr>
        <w:spacing w:line="360" w:lineRule="auto"/>
        <w:rPr>
          <w:rFonts w:ascii="Times New Roman" w:hAnsi="Times New Roman" w:cs="Times New Roman"/>
          <w:rPrChange w:id="1483" w:author="Wangjingyi Liao" w:date="2025-06-03T21:53:00Z" w16du:dateUtc="2025-06-03T20:53:00Z">
            <w:rPr>
              <w:sz w:val="20"/>
              <w:szCs w:val="20"/>
            </w:rPr>
          </w:rPrChange>
        </w:rPr>
        <w:pPrChange w:id="1484" w:author="Wangjingyi Liao" w:date="2025-06-03T21:53:00Z" w16du:dateUtc="2025-06-03T20:53:00Z">
          <w:pPr/>
        </w:pPrChange>
      </w:pPr>
    </w:p>
    <w:p w14:paraId="618B34E6" w14:textId="77777777" w:rsidR="007A077A" w:rsidRPr="00E27D6C" w:rsidRDefault="007A077A" w:rsidP="00E27D6C">
      <w:pPr>
        <w:spacing w:line="360" w:lineRule="auto"/>
        <w:rPr>
          <w:rFonts w:ascii="Times New Roman" w:hAnsi="Times New Roman" w:cs="Times New Roman"/>
          <w:rPrChange w:id="1485" w:author="Wangjingyi Liao" w:date="2025-06-03T21:53:00Z" w16du:dateUtc="2025-06-03T20:53:00Z">
            <w:rPr>
              <w:sz w:val="20"/>
              <w:szCs w:val="20"/>
            </w:rPr>
          </w:rPrChange>
        </w:rPr>
        <w:pPrChange w:id="1486" w:author="Wangjingyi Liao" w:date="2025-06-03T21:53:00Z" w16du:dateUtc="2025-06-03T20:53:00Z">
          <w:pPr/>
        </w:pPrChange>
      </w:pPr>
    </w:p>
    <w:p w14:paraId="08C956BC" w14:textId="77777777" w:rsidR="00005AF0" w:rsidRPr="00E27D6C" w:rsidRDefault="00005AF0" w:rsidP="00E27D6C">
      <w:pPr>
        <w:spacing w:line="360" w:lineRule="auto"/>
        <w:rPr>
          <w:rFonts w:ascii="Times New Roman" w:hAnsi="Times New Roman" w:cs="Times New Roman"/>
          <w:rPrChange w:id="1487" w:author="Wangjingyi Liao" w:date="2025-06-03T21:53:00Z" w16du:dateUtc="2025-06-03T20:53:00Z">
            <w:rPr/>
          </w:rPrChange>
        </w:rPr>
        <w:pPrChange w:id="1488" w:author="Wangjingyi Liao" w:date="2025-06-03T21:53:00Z" w16du:dateUtc="2025-06-03T20:53:00Z">
          <w:pPr/>
        </w:pPrChange>
      </w:pPr>
    </w:p>
    <w:sectPr w:rsidR="00005AF0" w:rsidRPr="00E27D6C" w:rsidSect="00C754D1">
      <w:headerReference w:type="default" r:id="rId27"/>
      <w:footerReference w:type="even" r:id="rId28"/>
      <w:footerReference w:type="default" r:id="rId29"/>
      <w:pgSz w:w="11906" w:h="16838" w:code="9"/>
      <w:pgMar w:top="1440" w:right="1440" w:bottom="1440" w:left="1440" w:header="709" w:footer="709" w:gutter="0"/>
      <w:lnNumType w:countBy="1" w:restart="continuous"/>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37" w:author="Robert Plomin" w:date="2024-03-19T18:37:00Z" w:initials="RP">
    <w:p w14:paraId="73AA914A" w14:textId="079BB360" w:rsidR="00CA2530" w:rsidRDefault="00CA2530" w:rsidP="00CA2530">
      <w:r>
        <w:rPr>
          <w:rStyle w:val="CommentReference"/>
        </w:rPr>
        <w:annotationRef/>
      </w:r>
      <w:r>
        <w:rPr>
          <w:color w:val="000000"/>
          <w:sz w:val="20"/>
          <w:szCs w:val="20"/>
        </w:rPr>
        <w:t>We wouldn’t say ‘unhelpful’ contributions so this is gratuitous.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AA91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E125C4" w16cex:dateUtc="2024-03-19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AA914A" w16cid:durableId="45E12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5BF79" w14:textId="77777777" w:rsidR="00621F98" w:rsidRDefault="00621F98" w:rsidP="000F167C">
      <w:r>
        <w:separator/>
      </w:r>
    </w:p>
  </w:endnote>
  <w:endnote w:type="continuationSeparator" w:id="0">
    <w:p w14:paraId="54FBF8E6" w14:textId="77777777" w:rsidR="00621F98" w:rsidRDefault="00621F98" w:rsidP="000F167C">
      <w:r>
        <w:continuationSeparator/>
      </w:r>
    </w:p>
  </w:endnote>
  <w:endnote w:type="continuationNotice" w:id="1">
    <w:p w14:paraId="48CFFE68" w14:textId="77777777" w:rsidR="00621F98" w:rsidRDefault="00621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3E3A2" w14:textId="77777777" w:rsidR="00621F98" w:rsidRDefault="00621F98" w:rsidP="000F167C">
      <w:r>
        <w:separator/>
      </w:r>
    </w:p>
  </w:footnote>
  <w:footnote w:type="continuationSeparator" w:id="0">
    <w:p w14:paraId="1AD1FD02" w14:textId="77777777" w:rsidR="00621F98" w:rsidRDefault="00621F98" w:rsidP="000F167C">
      <w:r>
        <w:continuationSeparator/>
      </w:r>
    </w:p>
  </w:footnote>
  <w:footnote w:type="continuationNotice" w:id="1">
    <w:p w14:paraId="35E68808" w14:textId="77777777" w:rsidR="00621F98" w:rsidRDefault="00621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ngjingyi Liao">
    <w15:presenceInfo w15:providerId="Windows Live" w15:userId="45bd21486fdb4f71"/>
  </w15:person>
  <w15:person w15:author="Robert Plomin">
    <w15:presenceInfo w15:providerId="AD" w15:userId="S::spjwrop@kcl.ac.uk::3c84d2f7-8fe3-4289-b1c8-2b9198bda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fx90f05522z8e2szo5trwt9tsaaeptaxvd&quot;&gt;office_desktop&lt;record-ids&gt;&lt;item&gt;305&lt;/item&gt;&lt;item&gt;310&lt;/item&gt;&lt;item&gt;383&lt;/item&gt;&lt;item&gt;384&lt;/item&gt;&lt;item&gt;387&lt;/item&gt;&lt;item&gt;389&lt;/item&gt;&lt;item&gt;396&lt;/item&gt;&lt;item&gt;400&lt;/item&gt;&lt;item&gt;401&lt;/item&gt;&lt;item&gt;402&lt;/item&gt;&lt;item&gt;403&lt;/item&gt;&lt;item&gt;404&lt;/item&gt;&lt;item&gt;405&lt;/item&gt;&lt;item&gt;408&lt;/item&gt;&lt;item&gt;409&lt;/item&gt;&lt;item&gt;412&lt;/item&gt;&lt;item&gt;413&lt;/item&gt;&lt;item&gt;414&lt;/item&gt;&lt;item&gt;417&lt;/item&gt;&lt;item&gt;420&lt;/item&gt;&lt;item&gt;421&lt;/item&gt;&lt;item&gt;422&lt;/item&gt;&lt;item&gt;424&lt;/item&gt;&lt;item&gt;425&lt;/item&gt;&lt;item&gt;427&lt;/item&gt;&lt;item&gt;428&lt;/item&gt;&lt;item&gt;429&lt;/item&gt;&lt;item&gt;433&lt;/item&gt;&lt;item&gt;434&lt;/item&gt;&lt;item&gt;435&lt;/item&gt;&lt;item&gt;436&lt;/item&gt;&lt;item&gt;441&lt;/item&gt;&lt;item&gt;443&lt;/item&gt;&lt;item&gt;444&lt;/item&gt;&lt;item&gt;454&lt;/item&gt;&lt;item&gt;455&lt;/item&gt;&lt;item&gt;456&lt;/item&gt;&lt;item&gt;465&lt;/item&gt;&lt;item&gt;466&lt;/item&gt;&lt;item&gt;474&lt;/item&gt;&lt;item&gt;501&lt;/item&gt;&lt;item&gt;505&lt;/item&gt;&lt;item&gt;507&lt;/item&gt;&lt;item&gt;529&lt;/item&gt;&lt;item&gt;535&lt;/item&gt;&lt;item&gt;547&lt;/item&gt;&lt;item&gt;644&lt;/item&gt;&lt;item&gt;645&lt;/item&gt;&lt;/record-ids&gt;&lt;/item&gt;&lt;/Libraries&gt;"/>
    <w:docVar w:name="EN.UseJSCitationFormat" w:val="False"/>
  </w:docVars>
  <w:rsids>
    <w:rsidRoot w:val="00984873"/>
    <w:rsid w:val="000004D6"/>
    <w:rsid w:val="00000EAC"/>
    <w:rsid w:val="000017BE"/>
    <w:rsid w:val="00001A41"/>
    <w:rsid w:val="00002FE0"/>
    <w:rsid w:val="00003061"/>
    <w:rsid w:val="0000373C"/>
    <w:rsid w:val="00003914"/>
    <w:rsid w:val="00004020"/>
    <w:rsid w:val="000042C3"/>
    <w:rsid w:val="00004BDF"/>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E9B"/>
    <w:rsid w:val="000618AE"/>
    <w:rsid w:val="00061CA3"/>
    <w:rsid w:val="00061D86"/>
    <w:rsid w:val="000624B8"/>
    <w:rsid w:val="00062508"/>
    <w:rsid w:val="00062590"/>
    <w:rsid w:val="00062E5B"/>
    <w:rsid w:val="00063AC2"/>
    <w:rsid w:val="00063ECB"/>
    <w:rsid w:val="00064072"/>
    <w:rsid w:val="0006408B"/>
    <w:rsid w:val="0006445B"/>
    <w:rsid w:val="0006561A"/>
    <w:rsid w:val="00065666"/>
    <w:rsid w:val="000657F0"/>
    <w:rsid w:val="00065C8C"/>
    <w:rsid w:val="00066096"/>
    <w:rsid w:val="000668FF"/>
    <w:rsid w:val="00066A5C"/>
    <w:rsid w:val="00066B90"/>
    <w:rsid w:val="00066F17"/>
    <w:rsid w:val="000674D2"/>
    <w:rsid w:val="000676C8"/>
    <w:rsid w:val="0006792B"/>
    <w:rsid w:val="00067BD1"/>
    <w:rsid w:val="00067D61"/>
    <w:rsid w:val="000703C5"/>
    <w:rsid w:val="000704AB"/>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CD8"/>
    <w:rsid w:val="00096B67"/>
    <w:rsid w:val="00097222"/>
    <w:rsid w:val="00097B71"/>
    <w:rsid w:val="000A0457"/>
    <w:rsid w:val="000A07C1"/>
    <w:rsid w:val="000A0826"/>
    <w:rsid w:val="000A10F6"/>
    <w:rsid w:val="000A17D4"/>
    <w:rsid w:val="000A1B36"/>
    <w:rsid w:val="000A2428"/>
    <w:rsid w:val="000A2AE3"/>
    <w:rsid w:val="000A2DC7"/>
    <w:rsid w:val="000A38D4"/>
    <w:rsid w:val="000A3C78"/>
    <w:rsid w:val="000A5B6F"/>
    <w:rsid w:val="000A5CC4"/>
    <w:rsid w:val="000A6127"/>
    <w:rsid w:val="000A62B5"/>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611"/>
    <w:rsid w:val="000C5E95"/>
    <w:rsid w:val="000C6CBC"/>
    <w:rsid w:val="000C737F"/>
    <w:rsid w:val="000D08B2"/>
    <w:rsid w:val="000D0AF7"/>
    <w:rsid w:val="000D0FBF"/>
    <w:rsid w:val="000D13AA"/>
    <w:rsid w:val="000D2AF8"/>
    <w:rsid w:val="000D2DFF"/>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2E1"/>
    <w:rsid w:val="001134F0"/>
    <w:rsid w:val="00113FAD"/>
    <w:rsid w:val="0011434C"/>
    <w:rsid w:val="00114995"/>
    <w:rsid w:val="00114FD3"/>
    <w:rsid w:val="00115471"/>
    <w:rsid w:val="001163DE"/>
    <w:rsid w:val="001167EC"/>
    <w:rsid w:val="00120761"/>
    <w:rsid w:val="0012173A"/>
    <w:rsid w:val="00122934"/>
    <w:rsid w:val="0012298B"/>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AB5"/>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A44"/>
    <w:rsid w:val="00172B59"/>
    <w:rsid w:val="00173355"/>
    <w:rsid w:val="0017375E"/>
    <w:rsid w:val="00173F00"/>
    <w:rsid w:val="00173FD5"/>
    <w:rsid w:val="001753C5"/>
    <w:rsid w:val="001755B6"/>
    <w:rsid w:val="00175DDC"/>
    <w:rsid w:val="00175E8E"/>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F63"/>
    <w:rsid w:val="00186AEC"/>
    <w:rsid w:val="00187663"/>
    <w:rsid w:val="001878A5"/>
    <w:rsid w:val="00187D17"/>
    <w:rsid w:val="00187E31"/>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D0122"/>
    <w:rsid w:val="001D0F49"/>
    <w:rsid w:val="001D130C"/>
    <w:rsid w:val="001D1BD9"/>
    <w:rsid w:val="001D1DA9"/>
    <w:rsid w:val="001D219F"/>
    <w:rsid w:val="001D23E0"/>
    <w:rsid w:val="001D3B0A"/>
    <w:rsid w:val="001D4036"/>
    <w:rsid w:val="001D522C"/>
    <w:rsid w:val="001D5698"/>
    <w:rsid w:val="001D5F8A"/>
    <w:rsid w:val="001D62F2"/>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3E4B"/>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3DAF"/>
    <w:rsid w:val="0023410D"/>
    <w:rsid w:val="00234D30"/>
    <w:rsid w:val="002350A6"/>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71D"/>
    <w:rsid w:val="002E7968"/>
    <w:rsid w:val="002E7ACB"/>
    <w:rsid w:val="002F01B2"/>
    <w:rsid w:val="002F0528"/>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15B"/>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39F"/>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BB8"/>
    <w:rsid w:val="003C1C24"/>
    <w:rsid w:val="003C20A3"/>
    <w:rsid w:val="003C21A0"/>
    <w:rsid w:val="003C27C7"/>
    <w:rsid w:val="003C2FA3"/>
    <w:rsid w:val="003C3B56"/>
    <w:rsid w:val="003C3DBF"/>
    <w:rsid w:val="003C407A"/>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2B6D"/>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CA5"/>
    <w:rsid w:val="00435E45"/>
    <w:rsid w:val="00436156"/>
    <w:rsid w:val="00436364"/>
    <w:rsid w:val="00436892"/>
    <w:rsid w:val="00436DCC"/>
    <w:rsid w:val="004372A7"/>
    <w:rsid w:val="00437D6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75EE"/>
    <w:rsid w:val="00457EC9"/>
    <w:rsid w:val="00457F90"/>
    <w:rsid w:val="004601CF"/>
    <w:rsid w:val="00460864"/>
    <w:rsid w:val="00460FE4"/>
    <w:rsid w:val="004631DA"/>
    <w:rsid w:val="00463C7C"/>
    <w:rsid w:val="00463D48"/>
    <w:rsid w:val="004646A8"/>
    <w:rsid w:val="00464885"/>
    <w:rsid w:val="00465820"/>
    <w:rsid w:val="00470731"/>
    <w:rsid w:val="004708D8"/>
    <w:rsid w:val="004716F3"/>
    <w:rsid w:val="00471B04"/>
    <w:rsid w:val="00471D88"/>
    <w:rsid w:val="00472146"/>
    <w:rsid w:val="00472284"/>
    <w:rsid w:val="0047340C"/>
    <w:rsid w:val="0047374B"/>
    <w:rsid w:val="004737FB"/>
    <w:rsid w:val="004743E9"/>
    <w:rsid w:val="00475152"/>
    <w:rsid w:val="00476BDB"/>
    <w:rsid w:val="00476ECB"/>
    <w:rsid w:val="00476F64"/>
    <w:rsid w:val="004808F8"/>
    <w:rsid w:val="004809D9"/>
    <w:rsid w:val="00481489"/>
    <w:rsid w:val="0048173E"/>
    <w:rsid w:val="0048207B"/>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890"/>
    <w:rsid w:val="004A558F"/>
    <w:rsid w:val="004A5E0D"/>
    <w:rsid w:val="004A5E23"/>
    <w:rsid w:val="004A63B4"/>
    <w:rsid w:val="004A659D"/>
    <w:rsid w:val="004A6680"/>
    <w:rsid w:val="004A6805"/>
    <w:rsid w:val="004A6B8C"/>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318"/>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29BC"/>
    <w:rsid w:val="00533BA0"/>
    <w:rsid w:val="00533DFD"/>
    <w:rsid w:val="00533F21"/>
    <w:rsid w:val="005344A3"/>
    <w:rsid w:val="00534942"/>
    <w:rsid w:val="005362C1"/>
    <w:rsid w:val="005363F7"/>
    <w:rsid w:val="005375B5"/>
    <w:rsid w:val="00540F53"/>
    <w:rsid w:val="005418AD"/>
    <w:rsid w:val="00541E32"/>
    <w:rsid w:val="00543B1A"/>
    <w:rsid w:val="0054469C"/>
    <w:rsid w:val="00544C5E"/>
    <w:rsid w:val="005458E8"/>
    <w:rsid w:val="0054595A"/>
    <w:rsid w:val="00546274"/>
    <w:rsid w:val="005465D2"/>
    <w:rsid w:val="0054670C"/>
    <w:rsid w:val="00547CA2"/>
    <w:rsid w:val="00550BF6"/>
    <w:rsid w:val="0055136D"/>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0CEB"/>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601"/>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1F98"/>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3175"/>
    <w:rsid w:val="00643A18"/>
    <w:rsid w:val="00643BBA"/>
    <w:rsid w:val="00643C97"/>
    <w:rsid w:val="00643D42"/>
    <w:rsid w:val="00643E37"/>
    <w:rsid w:val="0064426B"/>
    <w:rsid w:val="006447B6"/>
    <w:rsid w:val="00644C90"/>
    <w:rsid w:val="00645184"/>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47C"/>
    <w:rsid w:val="00655914"/>
    <w:rsid w:val="00655ADE"/>
    <w:rsid w:val="00656383"/>
    <w:rsid w:val="0065641C"/>
    <w:rsid w:val="006565CB"/>
    <w:rsid w:val="00656655"/>
    <w:rsid w:val="00656722"/>
    <w:rsid w:val="00660239"/>
    <w:rsid w:val="00661017"/>
    <w:rsid w:val="0066178E"/>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77F1D"/>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B40"/>
    <w:rsid w:val="00711D6C"/>
    <w:rsid w:val="00712338"/>
    <w:rsid w:val="00712AED"/>
    <w:rsid w:val="00712BD6"/>
    <w:rsid w:val="007140F8"/>
    <w:rsid w:val="0071429D"/>
    <w:rsid w:val="00715762"/>
    <w:rsid w:val="00715FD1"/>
    <w:rsid w:val="00716689"/>
    <w:rsid w:val="007168DF"/>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01"/>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3573"/>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B29"/>
    <w:rsid w:val="007927D5"/>
    <w:rsid w:val="0079285A"/>
    <w:rsid w:val="007931B0"/>
    <w:rsid w:val="00794281"/>
    <w:rsid w:val="00794D2D"/>
    <w:rsid w:val="0079517B"/>
    <w:rsid w:val="0079520F"/>
    <w:rsid w:val="00795BDE"/>
    <w:rsid w:val="00796374"/>
    <w:rsid w:val="00796F2B"/>
    <w:rsid w:val="007A0757"/>
    <w:rsid w:val="007A077A"/>
    <w:rsid w:val="007A291A"/>
    <w:rsid w:val="007A2A15"/>
    <w:rsid w:val="007A2E69"/>
    <w:rsid w:val="007A2F5B"/>
    <w:rsid w:val="007A32A7"/>
    <w:rsid w:val="007A3E89"/>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13F"/>
    <w:rsid w:val="007E1A8F"/>
    <w:rsid w:val="007E1CC0"/>
    <w:rsid w:val="007E3AAB"/>
    <w:rsid w:val="007E3F37"/>
    <w:rsid w:val="007E406D"/>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6158"/>
    <w:rsid w:val="00846493"/>
    <w:rsid w:val="00847944"/>
    <w:rsid w:val="00847FE2"/>
    <w:rsid w:val="00851189"/>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4A16"/>
    <w:rsid w:val="00874B33"/>
    <w:rsid w:val="0087504E"/>
    <w:rsid w:val="0087585A"/>
    <w:rsid w:val="00875D43"/>
    <w:rsid w:val="0087643B"/>
    <w:rsid w:val="00876DD1"/>
    <w:rsid w:val="008772C6"/>
    <w:rsid w:val="00877764"/>
    <w:rsid w:val="00877D4B"/>
    <w:rsid w:val="00877DEB"/>
    <w:rsid w:val="00877E30"/>
    <w:rsid w:val="0088025E"/>
    <w:rsid w:val="00880EF5"/>
    <w:rsid w:val="00881075"/>
    <w:rsid w:val="00881765"/>
    <w:rsid w:val="008823FA"/>
    <w:rsid w:val="00882443"/>
    <w:rsid w:val="008830B5"/>
    <w:rsid w:val="00883852"/>
    <w:rsid w:val="00883CCC"/>
    <w:rsid w:val="00884804"/>
    <w:rsid w:val="00884FDD"/>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387"/>
    <w:rsid w:val="008933C6"/>
    <w:rsid w:val="008935E8"/>
    <w:rsid w:val="00893670"/>
    <w:rsid w:val="00893D4C"/>
    <w:rsid w:val="0089468C"/>
    <w:rsid w:val="00894E44"/>
    <w:rsid w:val="00895E04"/>
    <w:rsid w:val="008961A0"/>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B84"/>
    <w:rsid w:val="008C411C"/>
    <w:rsid w:val="008C4353"/>
    <w:rsid w:val="008C71B1"/>
    <w:rsid w:val="008C71F4"/>
    <w:rsid w:val="008C725E"/>
    <w:rsid w:val="008C72AE"/>
    <w:rsid w:val="008D0F0D"/>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D47"/>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4748"/>
    <w:rsid w:val="0099561E"/>
    <w:rsid w:val="009959F8"/>
    <w:rsid w:val="00995BB0"/>
    <w:rsid w:val="009961E6"/>
    <w:rsid w:val="0099652C"/>
    <w:rsid w:val="00997131"/>
    <w:rsid w:val="009A0129"/>
    <w:rsid w:val="009A02A9"/>
    <w:rsid w:val="009A068E"/>
    <w:rsid w:val="009A08B3"/>
    <w:rsid w:val="009A0C60"/>
    <w:rsid w:val="009A14FF"/>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6F34"/>
    <w:rsid w:val="00AF759F"/>
    <w:rsid w:val="00B00532"/>
    <w:rsid w:val="00B00AB9"/>
    <w:rsid w:val="00B00F2B"/>
    <w:rsid w:val="00B01762"/>
    <w:rsid w:val="00B01CB4"/>
    <w:rsid w:val="00B031C8"/>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5C0E"/>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0F0A"/>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442"/>
    <w:rsid w:val="00C23810"/>
    <w:rsid w:val="00C23AD6"/>
    <w:rsid w:val="00C23FFC"/>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4DA7"/>
    <w:rsid w:val="00C44F25"/>
    <w:rsid w:val="00C45BCE"/>
    <w:rsid w:val="00C462AF"/>
    <w:rsid w:val="00C465E7"/>
    <w:rsid w:val="00C4683E"/>
    <w:rsid w:val="00C4699F"/>
    <w:rsid w:val="00C46DA3"/>
    <w:rsid w:val="00C471C1"/>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6D1"/>
    <w:rsid w:val="00C73914"/>
    <w:rsid w:val="00C73FAB"/>
    <w:rsid w:val="00C74E4C"/>
    <w:rsid w:val="00C754D1"/>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306"/>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1F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348B"/>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2F6E"/>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A38"/>
    <w:rsid w:val="00E27D6C"/>
    <w:rsid w:val="00E27EDF"/>
    <w:rsid w:val="00E30344"/>
    <w:rsid w:val="00E30FC7"/>
    <w:rsid w:val="00E316ED"/>
    <w:rsid w:val="00E34B89"/>
    <w:rsid w:val="00E352A8"/>
    <w:rsid w:val="00E35923"/>
    <w:rsid w:val="00E36EFF"/>
    <w:rsid w:val="00E3707E"/>
    <w:rsid w:val="00E37612"/>
    <w:rsid w:val="00E41A78"/>
    <w:rsid w:val="00E41F97"/>
    <w:rsid w:val="00E421B0"/>
    <w:rsid w:val="00E426EA"/>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485"/>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A3C"/>
    <w:rsid w:val="00EA7B4C"/>
    <w:rsid w:val="00EA7C29"/>
    <w:rsid w:val="00EA7D68"/>
    <w:rsid w:val="00EB062D"/>
    <w:rsid w:val="00EB14CA"/>
    <w:rsid w:val="00EB18E3"/>
    <w:rsid w:val="00EB1CAC"/>
    <w:rsid w:val="00EB2315"/>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6D"/>
    <w:rsid w:val="00EC3D7D"/>
    <w:rsid w:val="00EC4860"/>
    <w:rsid w:val="00EC57B0"/>
    <w:rsid w:val="00EC5E12"/>
    <w:rsid w:val="00EC6DE2"/>
    <w:rsid w:val="00EC6FC0"/>
    <w:rsid w:val="00EC7165"/>
    <w:rsid w:val="00EC751B"/>
    <w:rsid w:val="00EC7A6D"/>
    <w:rsid w:val="00ED0110"/>
    <w:rsid w:val="00ED09BE"/>
    <w:rsid w:val="00ED0A66"/>
    <w:rsid w:val="00ED2F42"/>
    <w:rsid w:val="00ED3084"/>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278"/>
    <w:rsid w:val="00F31CCF"/>
    <w:rsid w:val="00F31DAA"/>
    <w:rsid w:val="00F323B8"/>
    <w:rsid w:val="00F3272B"/>
    <w:rsid w:val="00F329BC"/>
    <w:rsid w:val="00F32BC8"/>
    <w:rsid w:val="00F33253"/>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8F"/>
    <w:rsid w:val="00F506FC"/>
    <w:rsid w:val="00F50CE3"/>
    <w:rsid w:val="00F522FC"/>
    <w:rsid w:val="00F5234F"/>
    <w:rsid w:val="00F52980"/>
    <w:rsid w:val="00F53DEE"/>
    <w:rsid w:val="00F53F9E"/>
    <w:rsid w:val="00F540F2"/>
    <w:rsid w:val="00F54B6A"/>
    <w:rsid w:val="00F55670"/>
    <w:rsid w:val="00F5615E"/>
    <w:rsid w:val="00F565FD"/>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D17"/>
    <w:rsid w:val="00F7091A"/>
    <w:rsid w:val="00F719F7"/>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D06"/>
    <w:rsid w:val="00F94E61"/>
    <w:rsid w:val="00F955DC"/>
    <w:rsid w:val="00F956DC"/>
    <w:rsid w:val="00F966B4"/>
    <w:rsid w:val="00F96E18"/>
    <w:rsid w:val="00F97984"/>
    <w:rsid w:val="00F97F72"/>
    <w:rsid w:val="00FA0EE0"/>
    <w:rsid w:val="00FA1607"/>
    <w:rsid w:val="00FA169E"/>
    <w:rsid w:val="00FA34C4"/>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364"/>
    <w:rsid w:val="00FD1F4A"/>
    <w:rsid w:val="00FD21E7"/>
    <w:rsid w:val="00FD329A"/>
    <w:rsid w:val="00FD3F4F"/>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semiHidden/>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 w:type="character" w:styleId="LineNumber">
    <w:name w:val="line number"/>
    <w:basedOn w:val="DefaultParagraphFont"/>
    <w:uiPriority w:val="99"/>
    <w:semiHidden/>
    <w:unhideWhenUsed/>
    <w:rsid w:val="00877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customXml" Target="ink/ink2.xml"/><Relationship Id="rId7" Type="http://schemas.openxmlformats.org/officeDocument/2006/relationships/endnotes" Target="endnotes.xml"/><Relationship Id="rId25" Type="http://schemas.microsoft.com/office/2016/09/relationships/commentsIds" Target="commentsIds.xml"/><Relationship Id="rId2" Type="http://schemas.openxmlformats.org/officeDocument/2006/relationships/numbering" Target="numbering.xml"/><Relationship Id="rId20" Type="http://schemas.openxmlformats.org/officeDocument/2006/relationships/image" Target="media/image4.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comments" Target="comments.xm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3:37.276"/>
    </inkml:context>
    <inkml:brush xml:id="br0">
      <inkml:brushProperty name="width" value="0.035" units="cm"/>
      <inkml:brushProperty name="height" value="0.035" units="cm"/>
      <inkml:brushProperty name="color" value="#E71224"/>
    </inkml:brush>
  </inkml:definitions>
  <inkml:trace contextRef="#ctx0" brushRef="#br0">0 31 24575,'4'-4'0,"1"-5"0,3 0 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22</Pages>
  <Words>8615</Words>
  <Characters>49112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57612</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29</cp:revision>
  <dcterms:created xsi:type="dcterms:W3CDTF">2024-04-09T15:39:00Z</dcterms:created>
  <dcterms:modified xsi:type="dcterms:W3CDTF">2025-06-03T21:17:00Z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